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5B25" w14:textId="77777777" w:rsidR="00780EA0" w:rsidRDefault="00780EA0" w:rsidP="00F7288F">
      <w:pPr>
        <w:ind w:left="708" w:hanging="708"/>
        <w:jc w:val="center"/>
      </w:pPr>
    </w:p>
    <w:p w14:paraId="6AFC740E" w14:textId="77777777" w:rsidR="00780EA0" w:rsidRDefault="00780EA0" w:rsidP="007B7BCD">
      <w:pPr>
        <w:jc w:val="center"/>
      </w:pPr>
    </w:p>
    <w:p w14:paraId="71FD2037" w14:textId="77777777" w:rsidR="00780EA0" w:rsidRDefault="00780EA0" w:rsidP="007B7BCD">
      <w:pPr>
        <w:jc w:val="center"/>
      </w:pPr>
    </w:p>
    <w:p w14:paraId="16C9C3D0" w14:textId="77777777" w:rsidR="00780EA0" w:rsidRDefault="00780EA0" w:rsidP="007B7BCD">
      <w:pPr>
        <w:jc w:val="center"/>
      </w:pPr>
    </w:p>
    <w:p w14:paraId="5569B058" w14:textId="694D6600" w:rsidR="00CC57D0" w:rsidRDefault="007B7BCD" w:rsidP="007B7BCD">
      <w:pPr>
        <w:jc w:val="center"/>
      </w:pPr>
      <w:r>
        <w:rPr>
          <w:noProof/>
          <w:lang w:eastAsia="es-ES"/>
        </w:rPr>
        <w:drawing>
          <wp:inline distT="0" distB="0" distL="0" distR="0" wp14:anchorId="75A2698B" wp14:editId="594F0DC0">
            <wp:extent cx="4057650" cy="1685925"/>
            <wp:effectExtent l="0" t="0" r="0" b="0"/>
            <wp:docPr id="1" name="Imagen 1" descr="FA_SANTANDER_CONSUMER_FINANCE_CV_POS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_SANTANDER_CONSUMER_FINANCE_CV_POS_RG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7650" cy="1685925"/>
                    </a:xfrm>
                    <a:prstGeom prst="rect">
                      <a:avLst/>
                    </a:prstGeom>
                    <a:noFill/>
                    <a:ln>
                      <a:noFill/>
                    </a:ln>
                  </pic:spPr>
                </pic:pic>
              </a:graphicData>
            </a:graphic>
          </wp:inline>
        </w:drawing>
      </w:r>
    </w:p>
    <w:p w14:paraId="529EF922" w14:textId="77777777" w:rsidR="00780EA0" w:rsidRDefault="00780EA0" w:rsidP="007B7BCD">
      <w:pPr>
        <w:jc w:val="center"/>
      </w:pPr>
    </w:p>
    <w:p w14:paraId="7523FF51" w14:textId="7BC562D1" w:rsidR="00EF77FF" w:rsidRDefault="00EF77FF" w:rsidP="00780EA0">
      <w:pPr>
        <w:pStyle w:val="TtuloDoc"/>
        <w:pBdr>
          <w:top w:val="single" w:sz="4" w:space="2" w:color="auto"/>
        </w:pBdr>
        <w:rPr>
          <w:color w:val="EC0000"/>
          <w:lang w:val="en-GB"/>
        </w:rPr>
      </w:pPr>
    </w:p>
    <w:p w14:paraId="37C86D09" w14:textId="1665C9C1" w:rsidR="00780EA0" w:rsidRPr="00B865E5" w:rsidRDefault="000737FB" w:rsidP="00780EA0">
      <w:pPr>
        <w:pStyle w:val="TtuloDoc"/>
        <w:pBdr>
          <w:top w:val="single" w:sz="4" w:space="2" w:color="auto"/>
        </w:pBdr>
        <w:rPr>
          <w:rFonts w:ascii="Santander Headline" w:hAnsi="Santander Headline"/>
          <w:b w:val="0"/>
          <w:bCs/>
          <w:color w:val="EC0000"/>
          <w:sz w:val="52"/>
          <w:szCs w:val="22"/>
        </w:rPr>
      </w:pPr>
      <w:r w:rsidRPr="00B865E5">
        <w:rPr>
          <w:rFonts w:ascii="Santander Headline" w:hAnsi="Santander Headline"/>
          <w:b w:val="0"/>
          <w:bCs/>
          <w:color w:val="EC0000"/>
          <w:sz w:val="52"/>
          <w:szCs w:val="22"/>
        </w:rPr>
        <w:t xml:space="preserve">Proyecto GDPR </w:t>
      </w:r>
      <w:r w:rsidR="00B865E5" w:rsidRPr="00B865E5">
        <w:rPr>
          <w:rFonts w:ascii="Santander Headline" w:hAnsi="Santander Headline"/>
          <w:b w:val="0"/>
          <w:bCs/>
          <w:color w:val="EC0000"/>
          <w:sz w:val="52"/>
          <w:szCs w:val="22"/>
        </w:rPr>
        <w:t xml:space="preserve">- </w:t>
      </w:r>
      <w:r w:rsidRPr="00B865E5">
        <w:rPr>
          <w:rFonts w:ascii="Santander Headline" w:hAnsi="Santander Headline"/>
          <w:b w:val="0"/>
          <w:bCs/>
          <w:color w:val="EC0000"/>
          <w:sz w:val="52"/>
          <w:szCs w:val="22"/>
        </w:rPr>
        <w:t>Derechos</w:t>
      </w:r>
      <w:r w:rsidR="008A6C73" w:rsidRPr="00B865E5">
        <w:rPr>
          <w:rFonts w:ascii="Santander Headline" w:hAnsi="Santander Headline"/>
          <w:b w:val="0"/>
          <w:bCs/>
          <w:color w:val="EC0000"/>
          <w:sz w:val="52"/>
          <w:szCs w:val="22"/>
        </w:rPr>
        <w:t xml:space="preserve"> </w:t>
      </w:r>
    </w:p>
    <w:p w14:paraId="7D039DB7" w14:textId="1E9EBAD4" w:rsidR="00EF77FF" w:rsidRPr="00B865E5" w:rsidRDefault="00B865E5" w:rsidP="007B7BCD">
      <w:pPr>
        <w:pStyle w:val="TtuloDoc"/>
        <w:pBdr>
          <w:top w:val="single" w:sz="4" w:space="2" w:color="auto"/>
        </w:pBdr>
        <w:rPr>
          <w:rFonts w:ascii="Santander Headline" w:hAnsi="Santander Headline"/>
          <w:color w:val="EC0000"/>
        </w:rPr>
      </w:pPr>
      <w:r w:rsidRPr="00B865E5">
        <w:rPr>
          <w:rFonts w:ascii="Santander Headline" w:hAnsi="Santander Headline" w:cs="Arial"/>
          <w:color w:val="EC0000"/>
          <w:szCs w:val="48"/>
        </w:rPr>
        <w:t>A</w:t>
      </w:r>
      <w:r>
        <w:rPr>
          <w:rFonts w:ascii="Santander Headline" w:hAnsi="Santander Headline" w:cs="Arial"/>
          <w:color w:val="EC0000"/>
          <w:szCs w:val="48"/>
        </w:rPr>
        <w:t>nálisis funcional y Requerimientos</w:t>
      </w:r>
    </w:p>
    <w:p w14:paraId="05A1576E" w14:textId="77777777" w:rsidR="00EF77FF" w:rsidRPr="00B865E5" w:rsidRDefault="00EF77FF" w:rsidP="007B7BCD">
      <w:pPr>
        <w:pStyle w:val="TtuloDoc"/>
        <w:pBdr>
          <w:top w:val="single" w:sz="4" w:space="2" w:color="auto"/>
        </w:pBdr>
        <w:rPr>
          <w:b w:val="0"/>
          <w:bCs/>
          <w:color w:val="EC0000"/>
        </w:rPr>
      </w:pPr>
    </w:p>
    <w:p w14:paraId="4FED56CB" w14:textId="4BD5FC81" w:rsidR="00EF77FF" w:rsidRPr="00B865E5" w:rsidRDefault="000737FB" w:rsidP="007B7BCD">
      <w:pPr>
        <w:pStyle w:val="TtuloDoc"/>
        <w:pBdr>
          <w:top w:val="single" w:sz="4" w:space="2" w:color="auto"/>
        </w:pBdr>
        <w:rPr>
          <w:rFonts w:ascii="Santander Headline" w:hAnsi="Santander Headline"/>
          <w:color w:val="auto"/>
        </w:rPr>
      </w:pPr>
      <w:r w:rsidRPr="00B865E5">
        <w:rPr>
          <w:rFonts w:ascii="Santander Headline" w:hAnsi="Santander Headline"/>
          <w:color w:val="auto"/>
        </w:rPr>
        <w:t>España</w:t>
      </w:r>
      <w:r w:rsidR="00EF77FF" w:rsidRPr="00B865E5">
        <w:rPr>
          <w:rFonts w:ascii="Santander Headline" w:hAnsi="Santander Headline"/>
          <w:color w:val="auto"/>
        </w:rPr>
        <w:t xml:space="preserve"> · </w:t>
      </w:r>
      <w:r w:rsidR="00B865E5">
        <w:rPr>
          <w:rFonts w:ascii="Santander Headline" w:hAnsi="Santander Headline"/>
          <w:color w:val="auto"/>
        </w:rPr>
        <w:t>GDPR</w:t>
      </w:r>
    </w:p>
    <w:p w14:paraId="6816E37B" w14:textId="7FA201F8" w:rsidR="007B7BCD" w:rsidRPr="00B865E5" w:rsidRDefault="007B7BCD" w:rsidP="007B7BCD">
      <w:pPr>
        <w:pStyle w:val="TtuloDoc"/>
        <w:pBdr>
          <w:top w:val="single" w:sz="4" w:space="2" w:color="auto"/>
        </w:pBdr>
        <w:rPr>
          <w:color w:val="EC0000"/>
        </w:rPr>
      </w:pPr>
    </w:p>
    <w:p w14:paraId="5121DC12" w14:textId="77777777" w:rsidR="008F3F70" w:rsidRPr="00B865E5" w:rsidRDefault="008F3F70"/>
    <w:p w14:paraId="1B047815" w14:textId="77777777" w:rsidR="00780EA0" w:rsidRPr="00B865E5" w:rsidRDefault="007B7BCD">
      <w:r w:rsidRPr="00B865E5">
        <w:br w:type="page"/>
      </w:r>
    </w:p>
    <w:p w14:paraId="157F736E" w14:textId="77777777" w:rsidR="00414BB3" w:rsidRPr="00B865E5" w:rsidRDefault="00414BB3">
      <w:pPr>
        <w:sectPr w:rsidR="00414BB3" w:rsidRPr="00B865E5" w:rsidSect="00FB5031">
          <w:headerReference w:type="default" r:id="rId12"/>
          <w:footerReference w:type="default" r:id="rId13"/>
          <w:headerReference w:type="first" r:id="rId14"/>
          <w:pgSz w:w="11906" w:h="16838" w:code="9"/>
          <w:pgMar w:top="1417" w:right="1701" w:bottom="1417" w:left="1701" w:header="708" w:footer="708" w:gutter="0"/>
          <w:cols w:space="708"/>
          <w:titlePg/>
          <w:docGrid w:linePitch="360"/>
        </w:sectPr>
      </w:pPr>
    </w:p>
    <w:p w14:paraId="557C0678" w14:textId="77777777" w:rsidR="00863D6B" w:rsidRPr="004B6FDB" w:rsidRDefault="00AC4628" w:rsidP="004B6FDB">
      <w:pPr>
        <w:rPr>
          <w:lang w:val="en-US"/>
        </w:rPr>
      </w:pPr>
      <w:r w:rsidRPr="004B6FDB">
        <w:rPr>
          <w:b/>
          <w:lang w:val="en-US"/>
        </w:rPr>
        <w:lastRenderedPageBreak/>
        <w:t>TABLE OF CONTENTS</w:t>
      </w:r>
    </w:p>
    <w:p w14:paraId="12111CB0" w14:textId="77777777" w:rsidR="007B7BCD" w:rsidRPr="00010FE7" w:rsidRDefault="007B7BCD" w:rsidP="00E41697">
      <w:pPr>
        <w:pStyle w:val="TDC1"/>
      </w:pPr>
    </w:p>
    <w:p w14:paraId="59C83683" w14:textId="7439FC3E" w:rsidR="00A108DB" w:rsidRDefault="007B7BCD">
      <w:pPr>
        <w:pStyle w:val="TDC1"/>
        <w:rPr>
          <w:rFonts w:asciiTheme="minorHAnsi" w:eastAsiaTheme="minorEastAsia" w:hAnsiTheme="minorHAnsi" w:cstheme="minorBidi"/>
          <w:noProof/>
          <w:kern w:val="2"/>
          <w:sz w:val="24"/>
          <w:szCs w:val="24"/>
          <w:lang w:val="es-ES" w:eastAsia="zh-CN"/>
          <w14:ligatures w14:val="standardContextual"/>
        </w:rPr>
      </w:pPr>
      <w:r w:rsidRPr="00010FE7">
        <w:rPr>
          <w:rFonts w:asciiTheme="minorHAnsi" w:hAnsiTheme="minorHAnsi" w:cs="Arial"/>
          <w:sz w:val="20"/>
        </w:rPr>
        <w:fldChar w:fldCharType="begin"/>
      </w:r>
      <w:r w:rsidRPr="00010FE7">
        <w:rPr>
          <w:rFonts w:asciiTheme="minorHAnsi" w:hAnsiTheme="minorHAnsi" w:cs="Arial"/>
          <w:sz w:val="20"/>
        </w:rPr>
        <w:instrText xml:space="preserve"> TOC \o "1-3" \h \z \u </w:instrText>
      </w:r>
      <w:r w:rsidRPr="00010FE7">
        <w:rPr>
          <w:rFonts w:asciiTheme="minorHAnsi" w:hAnsiTheme="minorHAnsi" w:cs="Arial"/>
          <w:sz w:val="20"/>
        </w:rPr>
        <w:fldChar w:fldCharType="separate"/>
      </w:r>
      <w:hyperlink w:anchor="_Toc222994811" w:history="1">
        <w:r w:rsidR="00A108DB" w:rsidRPr="001601B9">
          <w:rPr>
            <w:rStyle w:val="Hipervnculo"/>
            <w:noProof/>
          </w:rPr>
          <w:t>1</w:t>
        </w:r>
        <w:r w:rsidR="00A108DB">
          <w:rPr>
            <w:rFonts w:asciiTheme="minorHAnsi" w:eastAsiaTheme="minorEastAsia" w:hAnsiTheme="minorHAnsi" w:cstheme="minorBidi"/>
            <w:noProof/>
            <w:kern w:val="2"/>
            <w:sz w:val="24"/>
            <w:szCs w:val="24"/>
            <w:lang w:val="es-ES" w:eastAsia="zh-CN"/>
            <w14:ligatures w14:val="standardContextual"/>
          </w:rPr>
          <w:tab/>
        </w:r>
        <w:r w:rsidR="00A108DB" w:rsidRPr="001601B9">
          <w:rPr>
            <w:rStyle w:val="Hipervnculo"/>
            <w:noProof/>
          </w:rPr>
          <w:t>DEFINICIONES</w:t>
        </w:r>
        <w:r w:rsidR="00A108DB">
          <w:rPr>
            <w:noProof/>
            <w:webHidden/>
          </w:rPr>
          <w:tab/>
        </w:r>
        <w:r w:rsidR="00A108DB">
          <w:rPr>
            <w:noProof/>
            <w:webHidden/>
          </w:rPr>
          <w:fldChar w:fldCharType="begin"/>
        </w:r>
        <w:r w:rsidR="00A108DB">
          <w:rPr>
            <w:noProof/>
            <w:webHidden/>
          </w:rPr>
          <w:instrText xml:space="preserve"> PAGEREF _Toc222994811 \h </w:instrText>
        </w:r>
        <w:r w:rsidR="00A108DB">
          <w:rPr>
            <w:noProof/>
            <w:webHidden/>
          </w:rPr>
        </w:r>
        <w:r w:rsidR="00A108DB">
          <w:rPr>
            <w:noProof/>
            <w:webHidden/>
          </w:rPr>
          <w:fldChar w:fldCharType="separate"/>
        </w:r>
        <w:r w:rsidR="00A108DB">
          <w:rPr>
            <w:noProof/>
            <w:webHidden/>
          </w:rPr>
          <w:t>3</w:t>
        </w:r>
        <w:r w:rsidR="00A108DB">
          <w:rPr>
            <w:noProof/>
            <w:webHidden/>
          </w:rPr>
          <w:fldChar w:fldCharType="end"/>
        </w:r>
      </w:hyperlink>
    </w:p>
    <w:p w14:paraId="70E025F0" w14:textId="55913229" w:rsidR="00A108DB" w:rsidRDefault="00A108DB">
      <w:pPr>
        <w:pStyle w:val="TDC1"/>
        <w:rPr>
          <w:rFonts w:asciiTheme="minorHAnsi" w:eastAsiaTheme="minorEastAsia" w:hAnsiTheme="minorHAnsi" w:cstheme="minorBidi"/>
          <w:noProof/>
          <w:kern w:val="2"/>
          <w:sz w:val="24"/>
          <w:szCs w:val="24"/>
          <w:lang w:val="es-ES" w:eastAsia="zh-CN"/>
          <w14:ligatures w14:val="standardContextual"/>
        </w:rPr>
      </w:pPr>
      <w:hyperlink w:anchor="_Toc222994812" w:history="1">
        <w:r w:rsidRPr="001601B9">
          <w:rPr>
            <w:rStyle w:val="Hipervnculo"/>
            <w:noProof/>
          </w:rPr>
          <w:t>2</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RESUMEN</w:t>
        </w:r>
        <w:r>
          <w:rPr>
            <w:noProof/>
            <w:webHidden/>
          </w:rPr>
          <w:tab/>
        </w:r>
        <w:r>
          <w:rPr>
            <w:noProof/>
            <w:webHidden/>
          </w:rPr>
          <w:fldChar w:fldCharType="begin"/>
        </w:r>
        <w:r>
          <w:rPr>
            <w:noProof/>
            <w:webHidden/>
          </w:rPr>
          <w:instrText xml:space="preserve"> PAGEREF _Toc222994812 \h </w:instrText>
        </w:r>
        <w:r>
          <w:rPr>
            <w:noProof/>
            <w:webHidden/>
          </w:rPr>
        </w:r>
        <w:r>
          <w:rPr>
            <w:noProof/>
            <w:webHidden/>
          </w:rPr>
          <w:fldChar w:fldCharType="separate"/>
        </w:r>
        <w:r>
          <w:rPr>
            <w:noProof/>
            <w:webHidden/>
          </w:rPr>
          <w:t>4</w:t>
        </w:r>
        <w:r>
          <w:rPr>
            <w:noProof/>
            <w:webHidden/>
          </w:rPr>
          <w:fldChar w:fldCharType="end"/>
        </w:r>
      </w:hyperlink>
    </w:p>
    <w:p w14:paraId="621C6D09" w14:textId="74C12288"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13" w:history="1">
        <w:r w:rsidRPr="001601B9">
          <w:rPr>
            <w:rStyle w:val="Hipervnculo"/>
            <w:noProof/>
            <w:lang w:val="en-US"/>
          </w:rPr>
          <w:t>2.1</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Información descriptive básica sobre los sistemas centrales</w:t>
        </w:r>
        <w:r>
          <w:rPr>
            <w:noProof/>
            <w:webHidden/>
          </w:rPr>
          <w:tab/>
        </w:r>
        <w:r>
          <w:rPr>
            <w:noProof/>
            <w:webHidden/>
          </w:rPr>
          <w:fldChar w:fldCharType="begin"/>
        </w:r>
        <w:r>
          <w:rPr>
            <w:noProof/>
            <w:webHidden/>
          </w:rPr>
          <w:instrText xml:space="preserve"> PAGEREF _Toc222994813 \h </w:instrText>
        </w:r>
        <w:r>
          <w:rPr>
            <w:noProof/>
            <w:webHidden/>
          </w:rPr>
        </w:r>
        <w:r>
          <w:rPr>
            <w:noProof/>
            <w:webHidden/>
          </w:rPr>
          <w:fldChar w:fldCharType="separate"/>
        </w:r>
        <w:r>
          <w:rPr>
            <w:noProof/>
            <w:webHidden/>
          </w:rPr>
          <w:t>4</w:t>
        </w:r>
        <w:r>
          <w:rPr>
            <w:noProof/>
            <w:webHidden/>
          </w:rPr>
          <w:fldChar w:fldCharType="end"/>
        </w:r>
      </w:hyperlink>
    </w:p>
    <w:p w14:paraId="778FCE0E" w14:textId="07D8BEE9"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14" w:history="1">
        <w:r w:rsidRPr="001601B9">
          <w:rPr>
            <w:rStyle w:val="Hipervnculo"/>
            <w:noProof/>
            <w:lang w:val="en-US"/>
          </w:rPr>
          <w:t>2.2</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Autoridad de diseño</w:t>
        </w:r>
        <w:r>
          <w:rPr>
            <w:noProof/>
            <w:webHidden/>
          </w:rPr>
          <w:tab/>
        </w:r>
        <w:r>
          <w:rPr>
            <w:noProof/>
            <w:webHidden/>
          </w:rPr>
          <w:fldChar w:fldCharType="begin"/>
        </w:r>
        <w:r>
          <w:rPr>
            <w:noProof/>
            <w:webHidden/>
          </w:rPr>
          <w:instrText xml:space="preserve"> PAGEREF _Toc222994814 \h </w:instrText>
        </w:r>
        <w:r>
          <w:rPr>
            <w:noProof/>
            <w:webHidden/>
          </w:rPr>
        </w:r>
        <w:r>
          <w:rPr>
            <w:noProof/>
            <w:webHidden/>
          </w:rPr>
          <w:fldChar w:fldCharType="separate"/>
        </w:r>
        <w:r>
          <w:rPr>
            <w:noProof/>
            <w:webHidden/>
          </w:rPr>
          <w:t>4</w:t>
        </w:r>
        <w:r>
          <w:rPr>
            <w:noProof/>
            <w:webHidden/>
          </w:rPr>
          <w:fldChar w:fldCharType="end"/>
        </w:r>
      </w:hyperlink>
    </w:p>
    <w:p w14:paraId="62E0DC7B" w14:textId="7A53C14E"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15" w:history="1">
        <w:r w:rsidRPr="001601B9">
          <w:rPr>
            <w:rStyle w:val="Hipervnculo"/>
            <w:noProof/>
            <w:lang w:val="en-US"/>
          </w:rPr>
          <w:t>2.3</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Registro de cambios y proceso de gestión de cambios</w:t>
        </w:r>
        <w:r>
          <w:rPr>
            <w:noProof/>
            <w:webHidden/>
          </w:rPr>
          <w:tab/>
        </w:r>
        <w:r>
          <w:rPr>
            <w:noProof/>
            <w:webHidden/>
          </w:rPr>
          <w:fldChar w:fldCharType="begin"/>
        </w:r>
        <w:r>
          <w:rPr>
            <w:noProof/>
            <w:webHidden/>
          </w:rPr>
          <w:instrText xml:space="preserve"> PAGEREF _Toc222994815 \h </w:instrText>
        </w:r>
        <w:r>
          <w:rPr>
            <w:noProof/>
            <w:webHidden/>
          </w:rPr>
        </w:r>
        <w:r>
          <w:rPr>
            <w:noProof/>
            <w:webHidden/>
          </w:rPr>
          <w:fldChar w:fldCharType="separate"/>
        </w:r>
        <w:r>
          <w:rPr>
            <w:noProof/>
            <w:webHidden/>
          </w:rPr>
          <w:t>4</w:t>
        </w:r>
        <w:r>
          <w:rPr>
            <w:noProof/>
            <w:webHidden/>
          </w:rPr>
          <w:fldChar w:fldCharType="end"/>
        </w:r>
      </w:hyperlink>
    </w:p>
    <w:p w14:paraId="67773C03" w14:textId="7B037520" w:rsidR="00A108DB" w:rsidRDefault="00A108DB">
      <w:pPr>
        <w:pStyle w:val="TDC1"/>
        <w:rPr>
          <w:rFonts w:asciiTheme="minorHAnsi" w:eastAsiaTheme="minorEastAsia" w:hAnsiTheme="minorHAnsi" w:cstheme="minorBidi"/>
          <w:noProof/>
          <w:kern w:val="2"/>
          <w:sz w:val="24"/>
          <w:szCs w:val="24"/>
          <w:lang w:val="es-ES" w:eastAsia="zh-CN"/>
          <w14:ligatures w14:val="standardContextual"/>
        </w:rPr>
      </w:pPr>
      <w:hyperlink w:anchor="_Toc222994816" w:history="1">
        <w:r w:rsidRPr="001601B9">
          <w:rPr>
            <w:rStyle w:val="Hipervnculo"/>
            <w:noProof/>
          </w:rPr>
          <w:t>3</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FORMULARIOS SOLICITUD</w:t>
        </w:r>
        <w:r>
          <w:rPr>
            <w:noProof/>
            <w:webHidden/>
          </w:rPr>
          <w:tab/>
        </w:r>
        <w:r>
          <w:rPr>
            <w:noProof/>
            <w:webHidden/>
          </w:rPr>
          <w:fldChar w:fldCharType="begin"/>
        </w:r>
        <w:r>
          <w:rPr>
            <w:noProof/>
            <w:webHidden/>
          </w:rPr>
          <w:instrText xml:space="preserve"> PAGEREF _Toc222994816 \h </w:instrText>
        </w:r>
        <w:r>
          <w:rPr>
            <w:noProof/>
            <w:webHidden/>
          </w:rPr>
        </w:r>
        <w:r>
          <w:rPr>
            <w:noProof/>
            <w:webHidden/>
          </w:rPr>
          <w:fldChar w:fldCharType="separate"/>
        </w:r>
        <w:r>
          <w:rPr>
            <w:noProof/>
            <w:webHidden/>
          </w:rPr>
          <w:t>4</w:t>
        </w:r>
        <w:r>
          <w:rPr>
            <w:noProof/>
            <w:webHidden/>
          </w:rPr>
          <w:fldChar w:fldCharType="end"/>
        </w:r>
      </w:hyperlink>
    </w:p>
    <w:p w14:paraId="64463D6B" w14:textId="001452D7" w:rsidR="00A108DB" w:rsidRDefault="00A108DB">
      <w:pPr>
        <w:pStyle w:val="TDC1"/>
        <w:rPr>
          <w:rFonts w:asciiTheme="minorHAnsi" w:eastAsiaTheme="minorEastAsia" w:hAnsiTheme="minorHAnsi" w:cstheme="minorBidi"/>
          <w:noProof/>
          <w:kern w:val="2"/>
          <w:sz w:val="24"/>
          <w:szCs w:val="24"/>
          <w:lang w:val="es-ES" w:eastAsia="zh-CN"/>
          <w14:ligatures w14:val="standardContextual"/>
        </w:rPr>
      </w:pPr>
      <w:hyperlink w:anchor="_Toc222994817" w:history="1">
        <w:r w:rsidRPr="001601B9">
          <w:rPr>
            <w:rStyle w:val="Hipervnculo"/>
            <w:noProof/>
          </w:rPr>
          <w:t>4</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GESTOR DE SOLICITUDES</w:t>
        </w:r>
        <w:r>
          <w:rPr>
            <w:noProof/>
            <w:webHidden/>
          </w:rPr>
          <w:tab/>
        </w:r>
        <w:r>
          <w:rPr>
            <w:noProof/>
            <w:webHidden/>
          </w:rPr>
          <w:fldChar w:fldCharType="begin"/>
        </w:r>
        <w:r>
          <w:rPr>
            <w:noProof/>
            <w:webHidden/>
          </w:rPr>
          <w:instrText xml:space="preserve"> PAGEREF _Toc222994817 \h </w:instrText>
        </w:r>
        <w:r>
          <w:rPr>
            <w:noProof/>
            <w:webHidden/>
          </w:rPr>
        </w:r>
        <w:r>
          <w:rPr>
            <w:noProof/>
            <w:webHidden/>
          </w:rPr>
          <w:fldChar w:fldCharType="separate"/>
        </w:r>
        <w:r>
          <w:rPr>
            <w:noProof/>
            <w:webHidden/>
          </w:rPr>
          <w:t>6</w:t>
        </w:r>
        <w:r>
          <w:rPr>
            <w:noProof/>
            <w:webHidden/>
          </w:rPr>
          <w:fldChar w:fldCharType="end"/>
        </w:r>
      </w:hyperlink>
    </w:p>
    <w:p w14:paraId="75AF1526" w14:textId="62BE1358"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18" w:history="1">
        <w:r w:rsidRPr="001601B9">
          <w:rPr>
            <w:rStyle w:val="Hipervnculo"/>
            <w:noProof/>
            <w:lang w:val="en-US"/>
          </w:rPr>
          <w:t>4.1</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pt-BR"/>
          </w:rPr>
          <w:t>Requerimentos para cada solicitud recibida</w:t>
        </w:r>
        <w:r>
          <w:rPr>
            <w:noProof/>
            <w:webHidden/>
          </w:rPr>
          <w:tab/>
        </w:r>
        <w:r>
          <w:rPr>
            <w:noProof/>
            <w:webHidden/>
          </w:rPr>
          <w:fldChar w:fldCharType="begin"/>
        </w:r>
        <w:r>
          <w:rPr>
            <w:noProof/>
            <w:webHidden/>
          </w:rPr>
          <w:instrText xml:space="preserve"> PAGEREF _Toc222994818 \h </w:instrText>
        </w:r>
        <w:r>
          <w:rPr>
            <w:noProof/>
            <w:webHidden/>
          </w:rPr>
        </w:r>
        <w:r>
          <w:rPr>
            <w:noProof/>
            <w:webHidden/>
          </w:rPr>
          <w:fldChar w:fldCharType="separate"/>
        </w:r>
        <w:r>
          <w:rPr>
            <w:noProof/>
            <w:webHidden/>
          </w:rPr>
          <w:t>6</w:t>
        </w:r>
        <w:r>
          <w:rPr>
            <w:noProof/>
            <w:webHidden/>
          </w:rPr>
          <w:fldChar w:fldCharType="end"/>
        </w:r>
      </w:hyperlink>
    </w:p>
    <w:p w14:paraId="58CB467E" w14:textId="5D9EF44E" w:rsidR="00A108DB" w:rsidRDefault="00A108DB">
      <w:pPr>
        <w:pStyle w:val="TDC3"/>
        <w:rPr>
          <w:rFonts w:asciiTheme="minorHAnsi" w:eastAsiaTheme="minorEastAsia" w:hAnsiTheme="minorHAnsi" w:cstheme="minorBidi"/>
          <w:noProof/>
          <w:kern w:val="2"/>
          <w:sz w:val="24"/>
          <w:szCs w:val="24"/>
          <w:lang w:val="es-ES" w:eastAsia="zh-CN"/>
          <w14:ligatures w14:val="standardContextual"/>
        </w:rPr>
      </w:pPr>
      <w:hyperlink w:anchor="_Toc222994819" w:history="1">
        <w:r w:rsidRPr="001601B9">
          <w:rPr>
            <w:rStyle w:val="Hipervnculo"/>
            <w:noProof/>
          </w:rPr>
          <w:t>4.1.1</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Información generada en cada solicitud</w:t>
        </w:r>
        <w:r>
          <w:rPr>
            <w:noProof/>
            <w:webHidden/>
          </w:rPr>
          <w:tab/>
        </w:r>
        <w:r>
          <w:rPr>
            <w:noProof/>
            <w:webHidden/>
          </w:rPr>
          <w:fldChar w:fldCharType="begin"/>
        </w:r>
        <w:r>
          <w:rPr>
            <w:noProof/>
            <w:webHidden/>
          </w:rPr>
          <w:instrText xml:space="preserve"> PAGEREF _Toc222994819 \h </w:instrText>
        </w:r>
        <w:r>
          <w:rPr>
            <w:noProof/>
            <w:webHidden/>
          </w:rPr>
        </w:r>
        <w:r>
          <w:rPr>
            <w:noProof/>
            <w:webHidden/>
          </w:rPr>
          <w:fldChar w:fldCharType="separate"/>
        </w:r>
        <w:r>
          <w:rPr>
            <w:noProof/>
            <w:webHidden/>
          </w:rPr>
          <w:t>7</w:t>
        </w:r>
        <w:r>
          <w:rPr>
            <w:noProof/>
            <w:webHidden/>
          </w:rPr>
          <w:fldChar w:fldCharType="end"/>
        </w:r>
      </w:hyperlink>
    </w:p>
    <w:p w14:paraId="095C3B00" w14:textId="7F5726EC" w:rsidR="00A108DB" w:rsidRDefault="00A108DB">
      <w:pPr>
        <w:pStyle w:val="TDC3"/>
        <w:rPr>
          <w:rFonts w:asciiTheme="minorHAnsi" w:eastAsiaTheme="minorEastAsia" w:hAnsiTheme="minorHAnsi" w:cstheme="minorBidi"/>
          <w:noProof/>
          <w:kern w:val="2"/>
          <w:sz w:val="24"/>
          <w:szCs w:val="24"/>
          <w:lang w:val="es-ES" w:eastAsia="zh-CN"/>
          <w14:ligatures w14:val="standardContextual"/>
        </w:rPr>
      </w:pPr>
      <w:hyperlink w:anchor="_Toc222994820" w:history="1">
        <w:r w:rsidRPr="001601B9">
          <w:rPr>
            <w:rStyle w:val="Hipervnculo"/>
            <w:noProof/>
          </w:rPr>
          <w:t>4.1.2</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Campos de comentarios</w:t>
        </w:r>
        <w:r>
          <w:rPr>
            <w:noProof/>
            <w:webHidden/>
          </w:rPr>
          <w:tab/>
        </w:r>
        <w:r>
          <w:rPr>
            <w:noProof/>
            <w:webHidden/>
          </w:rPr>
          <w:fldChar w:fldCharType="begin"/>
        </w:r>
        <w:r>
          <w:rPr>
            <w:noProof/>
            <w:webHidden/>
          </w:rPr>
          <w:instrText xml:space="preserve"> PAGEREF _Toc222994820 \h </w:instrText>
        </w:r>
        <w:r>
          <w:rPr>
            <w:noProof/>
            <w:webHidden/>
          </w:rPr>
        </w:r>
        <w:r>
          <w:rPr>
            <w:noProof/>
            <w:webHidden/>
          </w:rPr>
          <w:fldChar w:fldCharType="separate"/>
        </w:r>
        <w:r>
          <w:rPr>
            <w:noProof/>
            <w:webHidden/>
          </w:rPr>
          <w:t>8</w:t>
        </w:r>
        <w:r>
          <w:rPr>
            <w:noProof/>
            <w:webHidden/>
          </w:rPr>
          <w:fldChar w:fldCharType="end"/>
        </w:r>
      </w:hyperlink>
    </w:p>
    <w:p w14:paraId="32501FB4" w14:textId="548D1935"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1" w:history="1">
        <w:r w:rsidRPr="001601B9">
          <w:rPr>
            <w:rStyle w:val="Hipervnculo"/>
            <w:noProof/>
            <w:lang w:val="en-US"/>
          </w:rPr>
          <w:t>4.2</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Requerimientos para el panel de control de solicitudes</w:t>
        </w:r>
        <w:r>
          <w:rPr>
            <w:noProof/>
            <w:webHidden/>
          </w:rPr>
          <w:tab/>
        </w:r>
        <w:r>
          <w:rPr>
            <w:noProof/>
            <w:webHidden/>
          </w:rPr>
          <w:fldChar w:fldCharType="begin"/>
        </w:r>
        <w:r>
          <w:rPr>
            <w:noProof/>
            <w:webHidden/>
          </w:rPr>
          <w:instrText xml:space="preserve"> PAGEREF _Toc222994821 \h </w:instrText>
        </w:r>
        <w:r>
          <w:rPr>
            <w:noProof/>
            <w:webHidden/>
          </w:rPr>
        </w:r>
        <w:r>
          <w:rPr>
            <w:noProof/>
            <w:webHidden/>
          </w:rPr>
          <w:fldChar w:fldCharType="separate"/>
        </w:r>
        <w:r>
          <w:rPr>
            <w:noProof/>
            <w:webHidden/>
          </w:rPr>
          <w:t>10</w:t>
        </w:r>
        <w:r>
          <w:rPr>
            <w:noProof/>
            <w:webHidden/>
          </w:rPr>
          <w:fldChar w:fldCharType="end"/>
        </w:r>
      </w:hyperlink>
    </w:p>
    <w:p w14:paraId="46DD18C7" w14:textId="40A9C01A"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2" w:history="1">
        <w:r w:rsidRPr="001601B9">
          <w:rPr>
            <w:rStyle w:val="Hipervnculo"/>
            <w:noProof/>
            <w:lang w:val="en-US"/>
          </w:rPr>
          <w:t>4.3</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Perfiles</w:t>
        </w:r>
        <w:r>
          <w:rPr>
            <w:noProof/>
            <w:webHidden/>
          </w:rPr>
          <w:tab/>
        </w:r>
        <w:r>
          <w:rPr>
            <w:noProof/>
            <w:webHidden/>
          </w:rPr>
          <w:fldChar w:fldCharType="begin"/>
        </w:r>
        <w:r>
          <w:rPr>
            <w:noProof/>
            <w:webHidden/>
          </w:rPr>
          <w:instrText xml:space="preserve"> PAGEREF _Toc222994822 \h </w:instrText>
        </w:r>
        <w:r>
          <w:rPr>
            <w:noProof/>
            <w:webHidden/>
          </w:rPr>
        </w:r>
        <w:r>
          <w:rPr>
            <w:noProof/>
            <w:webHidden/>
          </w:rPr>
          <w:fldChar w:fldCharType="separate"/>
        </w:r>
        <w:r>
          <w:rPr>
            <w:noProof/>
            <w:webHidden/>
          </w:rPr>
          <w:t>11</w:t>
        </w:r>
        <w:r>
          <w:rPr>
            <w:noProof/>
            <w:webHidden/>
          </w:rPr>
          <w:fldChar w:fldCharType="end"/>
        </w:r>
      </w:hyperlink>
    </w:p>
    <w:p w14:paraId="2B0C62B6" w14:textId="43C2CE60" w:rsidR="00A108DB" w:rsidRDefault="00A108DB">
      <w:pPr>
        <w:pStyle w:val="TDC1"/>
        <w:rPr>
          <w:rFonts w:asciiTheme="minorHAnsi" w:eastAsiaTheme="minorEastAsia" w:hAnsiTheme="minorHAnsi" w:cstheme="minorBidi"/>
          <w:noProof/>
          <w:kern w:val="2"/>
          <w:sz w:val="24"/>
          <w:szCs w:val="24"/>
          <w:lang w:val="es-ES" w:eastAsia="zh-CN"/>
          <w14:ligatures w14:val="standardContextual"/>
        </w:rPr>
      </w:pPr>
      <w:hyperlink w:anchor="_Toc222994823" w:history="1">
        <w:r w:rsidRPr="001601B9">
          <w:rPr>
            <w:rStyle w:val="Hipervnculo"/>
            <w:noProof/>
          </w:rPr>
          <w:t>5</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DERECHOS DISPONIBLES</w:t>
        </w:r>
        <w:r>
          <w:rPr>
            <w:noProof/>
            <w:webHidden/>
          </w:rPr>
          <w:tab/>
        </w:r>
        <w:r>
          <w:rPr>
            <w:noProof/>
            <w:webHidden/>
          </w:rPr>
          <w:fldChar w:fldCharType="begin"/>
        </w:r>
        <w:r>
          <w:rPr>
            <w:noProof/>
            <w:webHidden/>
          </w:rPr>
          <w:instrText xml:space="preserve"> PAGEREF _Toc222994823 \h </w:instrText>
        </w:r>
        <w:r>
          <w:rPr>
            <w:noProof/>
            <w:webHidden/>
          </w:rPr>
        </w:r>
        <w:r>
          <w:rPr>
            <w:noProof/>
            <w:webHidden/>
          </w:rPr>
          <w:fldChar w:fldCharType="separate"/>
        </w:r>
        <w:r>
          <w:rPr>
            <w:noProof/>
            <w:webHidden/>
          </w:rPr>
          <w:t>12</w:t>
        </w:r>
        <w:r>
          <w:rPr>
            <w:noProof/>
            <w:webHidden/>
          </w:rPr>
          <w:fldChar w:fldCharType="end"/>
        </w:r>
      </w:hyperlink>
    </w:p>
    <w:p w14:paraId="1533A07C" w14:textId="34C881A1"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4" w:history="1">
        <w:r w:rsidRPr="001601B9">
          <w:rPr>
            <w:rStyle w:val="Hipervnculo"/>
            <w:noProof/>
            <w:lang w:val="en-US"/>
          </w:rPr>
          <w:t>5.1</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Derecho de Acceso</w:t>
        </w:r>
        <w:r>
          <w:rPr>
            <w:noProof/>
            <w:webHidden/>
          </w:rPr>
          <w:tab/>
        </w:r>
        <w:r>
          <w:rPr>
            <w:noProof/>
            <w:webHidden/>
          </w:rPr>
          <w:fldChar w:fldCharType="begin"/>
        </w:r>
        <w:r>
          <w:rPr>
            <w:noProof/>
            <w:webHidden/>
          </w:rPr>
          <w:instrText xml:space="preserve"> PAGEREF _Toc222994824 \h </w:instrText>
        </w:r>
        <w:r>
          <w:rPr>
            <w:noProof/>
            <w:webHidden/>
          </w:rPr>
        </w:r>
        <w:r>
          <w:rPr>
            <w:noProof/>
            <w:webHidden/>
          </w:rPr>
          <w:fldChar w:fldCharType="separate"/>
        </w:r>
        <w:r>
          <w:rPr>
            <w:noProof/>
            <w:webHidden/>
          </w:rPr>
          <w:t>13</w:t>
        </w:r>
        <w:r>
          <w:rPr>
            <w:noProof/>
            <w:webHidden/>
          </w:rPr>
          <w:fldChar w:fldCharType="end"/>
        </w:r>
      </w:hyperlink>
    </w:p>
    <w:p w14:paraId="78A069A5" w14:textId="2D2BD93B"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5" w:history="1">
        <w:r w:rsidRPr="001601B9">
          <w:rPr>
            <w:rStyle w:val="Hipervnculo"/>
            <w:noProof/>
            <w:lang w:val="en-US"/>
          </w:rPr>
          <w:t>5.2</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Derecho de Portabilidad</w:t>
        </w:r>
        <w:r>
          <w:rPr>
            <w:noProof/>
            <w:webHidden/>
          </w:rPr>
          <w:tab/>
        </w:r>
        <w:r>
          <w:rPr>
            <w:noProof/>
            <w:webHidden/>
          </w:rPr>
          <w:fldChar w:fldCharType="begin"/>
        </w:r>
        <w:r>
          <w:rPr>
            <w:noProof/>
            <w:webHidden/>
          </w:rPr>
          <w:instrText xml:space="preserve"> PAGEREF _Toc222994825 \h </w:instrText>
        </w:r>
        <w:r>
          <w:rPr>
            <w:noProof/>
            <w:webHidden/>
          </w:rPr>
        </w:r>
        <w:r>
          <w:rPr>
            <w:noProof/>
            <w:webHidden/>
          </w:rPr>
          <w:fldChar w:fldCharType="separate"/>
        </w:r>
        <w:r>
          <w:rPr>
            <w:noProof/>
            <w:webHidden/>
          </w:rPr>
          <w:t>13</w:t>
        </w:r>
        <w:r>
          <w:rPr>
            <w:noProof/>
            <w:webHidden/>
          </w:rPr>
          <w:fldChar w:fldCharType="end"/>
        </w:r>
      </w:hyperlink>
    </w:p>
    <w:p w14:paraId="3D01CC6A" w14:textId="66402FDA"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6" w:history="1">
        <w:r w:rsidRPr="001601B9">
          <w:rPr>
            <w:rStyle w:val="Hipervnculo"/>
            <w:noProof/>
            <w:lang w:val="en-US"/>
          </w:rPr>
          <w:t>5.3</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Derecho de Oposición</w:t>
        </w:r>
        <w:r>
          <w:rPr>
            <w:noProof/>
            <w:webHidden/>
          </w:rPr>
          <w:tab/>
        </w:r>
        <w:r>
          <w:rPr>
            <w:noProof/>
            <w:webHidden/>
          </w:rPr>
          <w:fldChar w:fldCharType="begin"/>
        </w:r>
        <w:r>
          <w:rPr>
            <w:noProof/>
            <w:webHidden/>
          </w:rPr>
          <w:instrText xml:space="preserve"> PAGEREF _Toc222994826 \h </w:instrText>
        </w:r>
        <w:r>
          <w:rPr>
            <w:noProof/>
            <w:webHidden/>
          </w:rPr>
        </w:r>
        <w:r>
          <w:rPr>
            <w:noProof/>
            <w:webHidden/>
          </w:rPr>
          <w:fldChar w:fldCharType="separate"/>
        </w:r>
        <w:r>
          <w:rPr>
            <w:noProof/>
            <w:webHidden/>
          </w:rPr>
          <w:t>14</w:t>
        </w:r>
        <w:r>
          <w:rPr>
            <w:noProof/>
            <w:webHidden/>
          </w:rPr>
          <w:fldChar w:fldCharType="end"/>
        </w:r>
      </w:hyperlink>
    </w:p>
    <w:p w14:paraId="090BC086" w14:textId="7BAC1D90"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7" w:history="1">
        <w:r w:rsidRPr="001601B9">
          <w:rPr>
            <w:rStyle w:val="Hipervnculo"/>
            <w:noProof/>
            <w:lang w:val="en-US"/>
          </w:rPr>
          <w:t>5.4</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Derecho de Supresión</w:t>
        </w:r>
        <w:r>
          <w:rPr>
            <w:noProof/>
            <w:webHidden/>
          </w:rPr>
          <w:tab/>
        </w:r>
        <w:r>
          <w:rPr>
            <w:noProof/>
            <w:webHidden/>
          </w:rPr>
          <w:fldChar w:fldCharType="begin"/>
        </w:r>
        <w:r>
          <w:rPr>
            <w:noProof/>
            <w:webHidden/>
          </w:rPr>
          <w:instrText xml:space="preserve"> PAGEREF _Toc222994827 \h </w:instrText>
        </w:r>
        <w:r>
          <w:rPr>
            <w:noProof/>
            <w:webHidden/>
          </w:rPr>
        </w:r>
        <w:r>
          <w:rPr>
            <w:noProof/>
            <w:webHidden/>
          </w:rPr>
          <w:fldChar w:fldCharType="separate"/>
        </w:r>
        <w:r>
          <w:rPr>
            <w:noProof/>
            <w:webHidden/>
          </w:rPr>
          <w:t>14</w:t>
        </w:r>
        <w:r>
          <w:rPr>
            <w:noProof/>
            <w:webHidden/>
          </w:rPr>
          <w:fldChar w:fldCharType="end"/>
        </w:r>
      </w:hyperlink>
    </w:p>
    <w:p w14:paraId="22E58922" w14:textId="66E0C686"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8" w:history="1">
        <w:r w:rsidRPr="001601B9">
          <w:rPr>
            <w:rStyle w:val="Hipervnculo"/>
            <w:noProof/>
            <w:lang w:val="en-US"/>
          </w:rPr>
          <w:t>5.5</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Derecho de Supresión – ficheros ASNEF/EXPERIAN /CIRBE</w:t>
        </w:r>
        <w:r>
          <w:rPr>
            <w:noProof/>
            <w:webHidden/>
          </w:rPr>
          <w:tab/>
        </w:r>
        <w:r>
          <w:rPr>
            <w:noProof/>
            <w:webHidden/>
          </w:rPr>
          <w:fldChar w:fldCharType="begin"/>
        </w:r>
        <w:r>
          <w:rPr>
            <w:noProof/>
            <w:webHidden/>
          </w:rPr>
          <w:instrText xml:space="preserve"> PAGEREF _Toc222994828 \h </w:instrText>
        </w:r>
        <w:r>
          <w:rPr>
            <w:noProof/>
            <w:webHidden/>
          </w:rPr>
        </w:r>
        <w:r>
          <w:rPr>
            <w:noProof/>
            <w:webHidden/>
          </w:rPr>
          <w:fldChar w:fldCharType="separate"/>
        </w:r>
        <w:r>
          <w:rPr>
            <w:noProof/>
            <w:webHidden/>
          </w:rPr>
          <w:t>15</w:t>
        </w:r>
        <w:r>
          <w:rPr>
            <w:noProof/>
            <w:webHidden/>
          </w:rPr>
          <w:fldChar w:fldCharType="end"/>
        </w:r>
      </w:hyperlink>
    </w:p>
    <w:p w14:paraId="5ACA9685" w14:textId="4EC3AD14"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29" w:history="1">
        <w:r w:rsidRPr="001601B9">
          <w:rPr>
            <w:rStyle w:val="Hipervnculo"/>
            <w:noProof/>
            <w:lang w:val="en-US"/>
          </w:rPr>
          <w:t>5.6</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Derecho de Rectificación / Modificar datos CIRBE</w:t>
        </w:r>
        <w:r>
          <w:rPr>
            <w:noProof/>
            <w:webHidden/>
          </w:rPr>
          <w:tab/>
        </w:r>
        <w:r>
          <w:rPr>
            <w:noProof/>
            <w:webHidden/>
          </w:rPr>
          <w:fldChar w:fldCharType="begin"/>
        </w:r>
        <w:r>
          <w:rPr>
            <w:noProof/>
            <w:webHidden/>
          </w:rPr>
          <w:instrText xml:space="preserve"> PAGEREF _Toc222994829 \h </w:instrText>
        </w:r>
        <w:r>
          <w:rPr>
            <w:noProof/>
            <w:webHidden/>
          </w:rPr>
        </w:r>
        <w:r>
          <w:rPr>
            <w:noProof/>
            <w:webHidden/>
          </w:rPr>
          <w:fldChar w:fldCharType="separate"/>
        </w:r>
        <w:r>
          <w:rPr>
            <w:noProof/>
            <w:webHidden/>
          </w:rPr>
          <w:t>15</w:t>
        </w:r>
        <w:r>
          <w:rPr>
            <w:noProof/>
            <w:webHidden/>
          </w:rPr>
          <w:fldChar w:fldCharType="end"/>
        </w:r>
      </w:hyperlink>
    </w:p>
    <w:p w14:paraId="28FD5CDC" w14:textId="2D3352A9"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30" w:history="1">
        <w:r w:rsidRPr="001601B9">
          <w:rPr>
            <w:rStyle w:val="Hipervnculo"/>
            <w:noProof/>
            <w:lang w:val="en-US"/>
          </w:rPr>
          <w:t>5.7</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Derecho de Limitación</w:t>
        </w:r>
        <w:r>
          <w:rPr>
            <w:noProof/>
            <w:webHidden/>
          </w:rPr>
          <w:tab/>
        </w:r>
        <w:r>
          <w:rPr>
            <w:noProof/>
            <w:webHidden/>
          </w:rPr>
          <w:fldChar w:fldCharType="begin"/>
        </w:r>
        <w:r>
          <w:rPr>
            <w:noProof/>
            <w:webHidden/>
          </w:rPr>
          <w:instrText xml:space="preserve"> PAGEREF _Toc222994830 \h </w:instrText>
        </w:r>
        <w:r>
          <w:rPr>
            <w:noProof/>
            <w:webHidden/>
          </w:rPr>
        </w:r>
        <w:r>
          <w:rPr>
            <w:noProof/>
            <w:webHidden/>
          </w:rPr>
          <w:fldChar w:fldCharType="separate"/>
        </w:r>
        <w:r>
          <w:rPr>
            <w:noProof/>
            <w:webHidden/>
          </w:rPr>
          <w:t>16</w:t>
        </w:r>
        <w:r>
          <w:rPr>
            <w:noProof/>
            <w:webHidden/>
          </w:rPr>
          <w:fldChar w:fldCharType="end"/>
        </w:r>
      </w:hyperlink>
    </w:p>
    <w:p w14:paraId="1AE03705" w14:textId="2FB43EC6"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31" w:history="1">
        <w:r w:rsidRPr="001601B9">
          <w:rPr>
            <w:rStyle w:val="Hipervnculo"/>
            <w:noProof/>
            <w:lang w:val="en-US"/>
          </w:rPr>
          <w:t>5.8</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Derecho de Impugnación (revision manual)</w:t>
        </w:r>
        <w:r>
          <w:rPr>
            <w:noProof/>
            <w:webHidden/>
          </w:rPr>
          <w:tab/>
        </w:r>
        <w:r>
          <w:rPr>
            <w:noProof/>
            <w:webHidden/>
          </w:rPr>
          <w:fldChar w:fldCharType="begin"/>
        </w:r>
        <w:r>
          <w:rPr>
            <w:noProof/>
            <w:webHidden/>
          </w:rPr>
          <w:instrText xml:space="preserve"> PAGEREF _Toc222994831 \h </w:instrText>
        </w:r>
        <w:r>
          <w:rPr>
            <w:noProof/>
            <w:webHidden/>
          </w:rPr>
        </w:r>
        <w:r>
          <w:rPr>
            <w:noProof/>
            <w:webHidden/>
          </w:rPr>
          <w:fldChar w:fldCharType="separate"/>
        </w:r>
        <w:r>
          <w:rPr>
            <w:noProof/>
            <w:webHidden/>
          </w:rPr>
          <w:t>16</w:t>
        </w:r>
        <w:r>
          <w:rPr>
            <w:noProof/>
            <w:webHidden/>
          </w:rPr>
          <w:fldChar w:fldCharType="end"/>
        </w:r>
      </w:hyperlink>
    </w:p>
    <w:p w14:paraId="26AB7F27" w14:textId="10CDBFF1" w:rsidR="00A108DB" w:rsidRDefault="00A108DB">
      <w:pPr>
        <w:pStyle w:val="TDC1"/>
        <w:rPr>
          <w:rFonts w:asciiTheme="minorHAnsi" w:eastAsiaTheme="minorEastAsia" w:hAnsiTheme="minorHAnsi" w:cstheme="minorBidi"/>
          <w:noProof/>
          <w:kern w:val="2"/>
          <w:sz w:val="24"/>
          <w:szCs w:val="24"/>
          <w:lang w:val="es-ES" w:eastAsia="zh-CN"/>
          <w14:ligatures w14:val="standardContextual"/>
        </w:rPr>
      </w:pPr>
      <w:hyperlink w:anchor="_Toc222994832" w:history="1">
        <w:r w:rsidRPr="001601B9">
          <w:rPr>
            <w:rStyle w:val="Hipervnculo"/>
            <w:noProof/>
          </w:rPr>
          <w:t>6</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FUERA DE ALCANCE</w:t>
        </w:r>
        <w:r>
          <w:rPr>
            <w:noProof/>
            <w:webHidden/>
          </w:rPr>
          <w:tab/>
        </w:r>
        <w:r>
          <w:rPr>
            <w:noProof/>
            <w:webHidden/>
          </w:rPr>
          <w:fldChar w:fldCharType="begin"/>
        </w:r>
        <w:r>
          <w:rPr>
            <w:noProof/>
            <w:webHidden/>
          </w:rPr>
          <w:instrText xml:space="preserve"> PAGEREF _Toc222994832 \h </w:instrText>
        </w:r>
        <w:r>
          <w:rPr>
            <w:noProof/>
            <w:webHidden/>
          </w:rPr>
        </w:r>
        <w:r>
          <w:rPr>
            <w:noProof/>
            <w:webHidden/>
          </w:rPr>
          <w:fldChar w:fldCharType="separate"/>
        </w:r>
        <w:r>
          <w:rPr>
            <w:noProof/>
            <w:webHidden/>
          </w:rPr>
          <w:t>17</w:t>
        </w:r>
        <w:r>
          <w:rPr>
            <w:noProof/>
            <w:webHidden/>
          </w:rPr>
          <w:fldChar w:fldCharType="end"/>
        </w:r>
      </w:hyperlink>
    </w:p>
    <w:p w14:paraId="1C39C7D2" w14:textId="539FDF3D"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33" w:history="1">
        <w:r w:rsidRPr="001601B9">
          <w:rPr>
            <w:rStyle w:val="Hipervnculo"/>
            <w:noProof/>
            <w:lang w:val="en-US"/>
          </w:rPr>
          <w:t>6.1</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Formulario en Área Privada de Unidad Local</w:t>
        </w:r>
        <w:r>
          <w:rPr>
            <w:noProof/>
            <w:webHidden/>
          </w:rPr>
          <w:tab/>
        </w:r>
        <w:r>
          <w:rPr>
            <w:noProof/>
            <w:webHidden/>
          </w:rPr>
          <w:fldChar w:fldCharType="begin"/>
        </w:r>
        <w:r>
          <w:rPr>
            <w:noProof/>
            <w:webHidden/>
          </w:rPr>
          <w:instrText xml:space="preserve"> PAGEREF _Toc222994833 \h </w:instrText>
        </w:r>
        <w:r>
          <w:rPr>
            <w:noProof/>
            <w:webHidden/>
          </w:rPr>
        </w:r>
        <w:r>
          <w:rPr>
            <w:noProof/>
            <w:webHidden/>
          </w:rPr>
          <w:fldChar w:fldCharType="separate"/>
        </w:r>
        <w:r>
          <w:rPr>
            <w:noProof/>
            <w:webHidden/>
          </w:rPr>
          <w:t>17</w:t>
        </w:r>
        <w:r>
          <w:rPr>
            <w:noProof/>
            <w:webHidden/>
          </w:rPr>
          <w:fldChar w:fldCharType="end"/>
        </w:r>
      </w:hyperlink>
    </w:p>
    <w:p w14:paraId="6FB39628" w14:textId="49E0EC66"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34" w:history="1">
        <w:r w:rsidRPr="001601B9">
          <w:rPr>
            <w:rStyle w:val="Hipervnculo"/>
            <w:noProof/>
            <w:lang w:val="en-US"/>
          </w:rPr>
          <w:t>6.2</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Integración con Agenda AS400</w:t>
        </w:r>
        <w:r>
          <w:rPr>
            <w:noProof/>
            <w:webHidden/>
          </w:rPr>
          <w:tab/>
        </w:r>
        <w:r>
          <w:rPr>
            <w:noProof/>
            <w:webHidden/>
          </w:rPr>
          <w:fldChar w:fldCharType="begin"/>
        </w:r>
        <w:r>
          <w:rPr>
            <w:noProof/>
            <w:webHidden/>
          </w:rPr>
          <w:instrText xml:space="preserve"> PAGEREF _Toc222994834 \h </w:instrText>
        </w:r>
        <w:r>
          <w:rPr>
            <w:noProof/>
            <w:webHidden/>
          </w:rPr>
        </w:r>
        <w:r>
          <w:rPr>
            <w:noProof/>
            <w:webHidden/>
          </w:rPr>
          <w:fldChar w:fldCharType="separate"/>
        </w:r>
        <w:r>
          <w:rPr>
            <w:noProof/>
            <w:webHidden/>
          </w:rPr>
          <w:t>17</w:t>
        </w:r>
        <w:r>
          <w:rPr>
            <w:noProof/>
            <w:webHidden/>
          </w:rPr>
          <w:fldChar w:fldCharType="end"/>
        </w:r>
      </w:hyperlink>
    </w:p>
    <w:p w14:paraId="579478B0" w14:textId="48484655" w:rsidR="00A108DB" w:rsidRDefault="00A108DB">
      <w:pPr>
        <w:pStyle w:val="TDC2"/>
        <w:rPr>
          <w:rFonts w:asciiTheme="minorHAnsi" w:eastAsiaTheme="minorEastAsia" w:hAnsiTheme="minorHAnsi" w:cstheme="minorBidi"/>
          <w:noProof/>
          <w:kern w:val="2"/>
          <w:sz w:val="24"/>
          <w:szCs w:val="24"/>
          <w:lang w:val="es-ES" w:eastAsia="zh-CN"/>
          <w14:ligatures w14:val="standardContextual"/>
        </w:rPr>
      </w:pPr>
      <w:hyperlink w:anchor="_Toc222994835" w:history="1">
        <w:r w:rsidRPr="001601B9">
          <w:rPr>
            <w:rStyle w:val="Hipervnculo"/>
            <w:noProof/>
            <w:lang w:val="en-US"/>
          </w:rPr>
          <w:t>6.3</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lang w:val="es-ES"/>
          </w:rPr>
          <w:t>Sistema de Notificaciones de Vencimiento</w:t>
        </w:r>
        <w:r>
          <w:rPr>
            <w:noProof/>
            <w:webHidden/>
          </w:rPr>
          <w:tab/>
        </w:r>
        <w:r>
          <w:rPr>
            <w:noProof/>
            <w:webHidden/>
          </w:rPr>
          <w:fldChar w:fldCharType="begin"/>
        </w:r>
        <w:r>
          <w:rPr>
            <w:noProof/>
            <w:webHidden/>
          </w:rPr>
          <w:instrText xml:space="preserve"> PAGEREF _Toc222994835 \h </w:instrText>
        </w:r>
        <w:r>
          <w:rPr>
            <w:noProof/>
            <w:webHidden/>
          </w:rPr>
        </w:r>
        <w:r>
          <w:rPr>
            <w:noProof/>
            <w:webHidden/>
          </w:rPr>
          <w:fldChar w:fldCharType="separate"/>
        </w:r>
        <w:r>
          <w:rPr>
            <w:noProof/>
            <w:webHidden/>
          </w:rPr>
          <w:t>17</w:t>
        </w:r>
        <w:r>
          <w:rPr>
            <w:noProof/>
            <w:webHidden/>
          </w:rPr>
          <w:fldChar w:fldCharType="end"/>
        </w:r>
      </w:hyperlink>
    </w:p>
    <w:p w14:paraId="75E6D106" w14:textId="17E82437" w:rsidR="00A108DB" w:rsidRDefault="00A108DB">
      <w:pPr>
        <w:pStyle w:val="TDC1"/>
        <w:rPr>
          <w:rFonts w:asciiTheme="minorHAnsi" w:eastAsiaTheme="minorEastAsia" w:hAnsiTheme="minorHAnsi" w:cstheme="minorBidi"/>
          <w:noProof/>
          <w:kern w:val="2"/>
          <w:sz w:val="24"/>
          <w:szCs w:val="24"/>
          <w:lang w:val="es-ES" w:eastAsia="zh-CN"/>
          <w14:ligatures w14:val="standardContextual"/>
        </w:rPr>
      </w:pPr>
      <w:hyperlink w:anchor="_Toc222994836" w:history="1">
        <w:r w:rsidRPr="001601B9">
          <w:rPr>
            <w:rStyle w:val="Hipervnculo"/>
            <w:noProof/>
          </w:rPr>
          <w:t>7</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APROBACIONES/FIRMAS</w:t>
        </w:r>
        <w:r>
          <w:rPr>
            <w:noProof/>
            <w:webHidden/>
          </w:rPr>
          <w:tab/>
        </w:r>
        <w:r>
          <w:rPr>
            <w:noProof/>
            <w:webHidden/>
          </w:rPr>
          <w:fldChar w:fldCharType="begin"/>
        </w:r>
        <w:r>
          <w:rPr>
            <w:noProof/>
            <w:webHidden/>
          </w:rPr>
          <w:instrText xml:space="preserve"> PAGEREF _Toc222994836 \h </w:instrText>
        </w:r>
        <w:r>
          <w:rPr>
            <w:noProof/>
            <w:webHidden/>
          </w:rPr>
        </w:r>
        <w:r>
          <w:rPr>
            <w:noProof/>
            <w:webHidden/>
          </w:rPr>
          <w:fldChar w:fldCharType="separate"/>
        </w:r>
        <w:r>
          <w:rPr>
            <w:noProof/>
            <w:webHidden/>
          </w:rPr>
          <w:t>19</w:t>
        </w:r>
        <w:r>
          <w:rPr>
            <w:noProof/>
            <w:webHidden/>
          </w:rPr>
          <w:fldChar w:fldCharType="end"/>
        </w:r>
      </w:hyperlink>
    </w:p>
    <w:p w14:paraId="32EDD242" w14:textId="120D4308" w:rsidR="00A108DB" w:rsidRDefault="00A108DB">
      <w:pPr>
        <w:pStyle w:val="TDC1"/>
        <w:rPr>
          <w:rFonts w:asciiTheme="minorHAnsi" w:eastAsiaTheme="minorEastAsia" w:hAnsiTheme="minorHAnsi" w:cstheme="minorBidi"/>
          <w:noProof/>
          <w:kern w:val="2"/>
          <w:sz w:val="24"/>
          <w:szCs w:val="24"/>
          <w:lang w:val="es-ES" w:eastAsia="zh-CN"/>
          <w14:ligatures w14:val="standardContextual"/>
        </w:rPr>
      </w:pPr>
      <w:hyperlink w:anchor="_Toc222994837" w:history="1">
        <w:r w:rsidRPr="001601B9">
          <w:rPr>
            <w:rStyle w:val="Hipervnculo"/>
            <w:noProof/>
          </w:rPr>
          <w:t>8</w:t>
        </w:r>
        <w:r>
          <w:rPr>
            <w:rFonts w:asciiTheme="minorHAnsi" w:eastAsiaTheme="minorEastAsia" w:hAnsiTheme="minorHAnsi" w:cstheme="minorBidi"/>
            <w:noProof/>
            <w:kern w:val="2"/>
            <w:sz w:val="24"/>
            <w:szCs w:val="24"/>
            <w:lang w:val="es-ES" w:eastAsia="zh-CN"/>
            <w14:ligatures w14:val="standardContextual"/>
          </w:rPr>
          <w:tab/>
        </w:r>
        <w:r w:rsidRPr="001601B9">
          <w:rPr>
            <w:rStyle w:val="Hipervnculo"/>
            <w:noProof/>
          </w:rPr>
          <w:t>REVISIÓN DE VERSIONES</w:t>
        </w:r>
        <w:r>
          <w:rPr>
            <w:noProof/>
            <w:webHidden/>
          </w:rPr>
          <w:tab/>
        </w:r>
        <w:r>
          <w:rPr>
            <w:noProof/>
            <w:webHidden/>
          </w:rPr>
          <w:fldChar w:fldCharType="begin"/>
        </w:r>
        <w:r>
          <w:rPr>
            <w:noProof/>
            <w:webHidden/>
          </w:rPr>
          <w:instrText xml:space="preserve"> PAGEREF _Toc222994837 \h </w:instrText>
        </w:r>
        <w:r>
          <w:rPr>
            <w:noProof/>
            <w:webHidden/>
          </w:rPr>
        </w:r>
        <w:r>
          <w:rPr>
            <w:noProof/>
            <w:webHidden/>
          </w:rPr>
          <w:fldChar w:fldCharType="separate"/>
        </w:r>
        <w:r>
          <w:rPr>
            <w:noProof/>
            <w:webHidden/>
          </w:rPr>
          <w:t>19</w:t>
        </w:r>
        <w:r>
          <w:rPr>
            <w:noProof/>
            <w:webHidden/>
          </w:rPr>
          <w:fldChar w:fldCharType="end"/>
        </w:r>
      </w:hyperlink>
    </w:p>
    <w:p w14:paraId="2AA72C02" w14:textId="68A80A36" w:rsidR="007B7BCD" w:rsidRPr="00010FE7" w:rsidRDefault="007B7BCD" w:rsidP="00E41697">
      <w:pPr>
        <w:pStyle w:val="TDC1"/>
      </w:pPr>
      <w:r w:rsidRPr="00010FE7">
        <w:fldChar w:fldCharType="end"/>
      </w:r>
    </w:p>
    <w:p w14:paraId="6A501680" w14:textId="77777777" w:rsidR="007E35E8" w:rsidRDefault="007E35E8" w:rsidP="00FB43BC">
      <w:pPr>
        <w:rPr>
          <w:rFonts w:ascii="Calibri" w:eastAsia="Batang" w:hAnsi="Calibri" w:cs="Calibri"/>
          <w:kern w:val="28"/>
          <w:sz w:val="28"/>
          <w:szCs w:val="20"/>
          <w:lang w:val="en-GB"/>
        </w:rPr>
      </w:pPr>
      <w:r>
        <w:br w:type="page"/>
      </w:r>
    </w:p>
    <w:p w14:paraId="1D7C1B2C" w14:textId="6393075D" w:rsidR="00AC4628" w:rsidRDefault="00AC4628" w:rsidP="004B6FDB">
      <w:pPr>
        <w:pStyle w:val="Ttulo1"/>
      </w:pPr>
      <w:bookmarkStart w:id="0" w:name="_Toc35542504"/>
      <w:bookmarkStart w:id="1" w:name="_Toc35984650"/>
      <w:bookmarkStart w:id="2" w:name="_Toc35986622"/>
      <w:bookmarkStart w:id="3" w:name="_Toc35988594"/>
      <w:bookmarkStart w:id="4" w:name="_Toc36040832"/>
      <w:bookmarkStart w:id="5" w:name="_Toc36044278"/>
      <w:bookmarkStart w:id="6" w:name="_Toc36044482"/>
      <w:bookmarkStart w:id="7" w:name="_Toc36057367"/>
      <w:bookmarkStart w:id="8" w:name="_Toc36061878"/>
      <w:bookmarkStart w:id="9" w:name="_Toc36062467"/>
      <w:bookmarkStart w:id="10" w:name="_Toc35542505"/>
      <w:bookmarkStart w:id="11" w:name="_Toc35984651"/>
      <w:bookmarkStart w:id="12" w:name="_Toc35986623"/>
      <w:bookmarkStart w:id="13" w:name="_Toc35988595"/>
      <w:bookmarkStart w:id="14" w:name="_Toc36040833"/>
      <w:bookmarkStart w:id="15" w:name="_Toc36044279"/>
      <w:bookmarkStart w:id="16" w:name="_Toc36044483"/>
      <w:bookmarkStart w:id="17" w:name="_Toc36057368"/>
      <w:bookmarkStart w:id="18" w:name="_Toc36061879"/>
      <w:bookmarkStart w:id="19" w:name="_Toc36062468"/>
      <w:bookmarkStart w:id="20" w:name="_Toc37180990"/>
      <w:bookmarkStart w:id="21" w:name="_Toc22299481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sidRPr="00875D13">
        <w:lastRenderedPageBreak/>
        <w:t>D</w:t>
      </w:r>
      <w:bookmarkEnd w:id="20"/>
      <w:r w:rsidR="00B865E5">
        <w:t>EFINICIONES</w:t>
      </w:r>
      <w:bookmarkEnd w:id="21"/>
    </w:p>
    <w:p w14:paraId="1A414429" w14:textId="77777777" w:rsidR="00DC2632" w:rsidRPr="00DC2632" w:rsidRDefault="00DC2632" w:rsidP="00DC2632">
      <w:pPr>
        <w:rPr>
          <w:lang w:val="en-GB"/>
        </w:rPr>
      </w:pPr>
    </w:p>
    <w:p w14:paraId="41A1D640" w14:textId="77777777" w:rsidR="003F1C0F" w:rsidRPr="002516DF" w:rsidRDefault="00002AFE" w:rsidP="002516DF">
      <w:pPr>
        <w:rPr>
          <w:rFonts w:ascii="Santander Text" w:hAnsi="Santander Text"/>
        </w:rPr>
      </w:pPr>
      <w:bookmarkStart w:id="22" w:name="_Toc37180991"/>
      <w:r w:rsidRPr="002516DF">
        <w:rPr>
          <w:rFonts w:ascii="Santander Text" w:hAnsi="Santander Text"/>
        </w:rPr>
        <w:t xml:space="preserve">Back Office: de ahora en adelante nos referiremos </w:t>
      </w:r>
      <w:r w:rsidR="003F1C0F" w:rsidRPr="002516DF">
        <w:rPr>
          <w:rFonts w:ascii="Santander Text" w:hAnsi="Santander Text"/>
        </w:rPr>
        <w:t>como BO.</w:t>
      </w:r>
    </w:p>
    <w:p w14:paraId="2B9D45C9" w14:textId="77777777" w:rsidR="00A164BC" w:rsidRDefault="003F1C0F" w:rsidP="002516DF">
      <w:pPr>
        <w:rPr>
          <w:rFonts w:ascii="Santander Text" w:hAnsi="Santander Text"/>
        </w:rPr>
      </w:pPr>
      <w:r w:rsidRPr="002516DF">
        <w:rPr>
          <w:rFonts w:ascii="Santander Text" w:hAnsi="Santander Text"/>
        </w:rPr>
        <w:t xml:space="preserve">Departamento Back Office: de ahora en adelante nos referiremos como </w:t>
      </w:r>
      <w:r w:rsidR="00581F3A" w:rsidRPr="002516DF">
        <w:rPr>
          <w:rFonts w:ascii="Santander Text" w:hAnsi="Santander Text"/>
        </w:rPr>
        <w:t>D</w:t>
      </w:r>
      <w:r w:rsidRPr="002516DF">
        <w:rPr>
          <w:rFonts w:ascii="Santander Text" w:hAnsi="Santander Text"/>
        </w:rPr>
        <w:t>BO.</w:t>
      </w:r>
    </w:p>
    <w:p w14:paraId="02DBD0CE" w14:textId="77777777" w:rsidR="00AC1C1F" w:rsidRDefault="00A164BC" w:rsidP="002516DF">
      <w:pPr>
        <w:rPr>
          <w:rFonts w:ascii="Santander Text" w:hAnsi="Santander Text"/>
          <w:color w:val="FF0000"/>
        </w:rPr>
      </w:pPr>
      <w:r w:rsidRPr="00A164BC">
        <w:rPr>
          <w:rFonts w:ascii="Santander Text" w:hAnsi="Santander Text"/>
          <w:color w:val="FF0000"/>
          <w:highlight w:val="yellow"/>
        </w:rPr>
        <w:t>Completar cuando esté terminado el documento</w:t>
      </w:r>
    </w:p>
    <w:p w14:paraId="5E311340" w14:textId="63B6D3AA" w:rsidR="005F39A0" w:rsidRPr="003F1C0F" w:rsidRDefault="005F39A0" w:rsidP="002516DF">
      <w:r w:rsidRPr="00002AFE">
        <w:br w:type="page"/>
      </w:r>
    </w:p>
    <w:p w14:paraId="4644852F" w14:textId="77DB2246" w:rsidR="00AC4628" w:rsidRDefault="00A164BC" w:rsidP="00AC4628">
      <w:pPr>
        <w:pStyle w:val="Ttulo1"/>
      </w:pPr>
      <w:bookmarkStart w:id="23" w:name="_Toc222994812"/>
      <w:bookmarkEnd w:id="22"/>
      <w:r>
        <w:rPr>
          <w:lang w:val="es-ES"/>
        </w:rPr>
        <w:lastRenderedPageBreak/>
        <w:t>RESUMEN</w:t>
      </w:r>
      <w:bookmarkEnd w:id="23"/>
    </w:p>
    <w:p w14:paraId="7988B54A" w14:textId="1B195437" w:rsidR="004435FD" w:rsidRPr="00FA42F8" w:rsidRDefault="00766136" w:rsidP="004435FD">
      <w:pPr>
        <w:rPr>
          <w:rFonts w:ascii="Santander Text" w:hAnsi="Santander Text"/>
        </w:rPr>
      </w:pPr>
      <w:r w:rsidRPr="002516DF">
        <w:rPr>
          <w:rFonts w:ascii="Santander Text" w:hAnsi="Santander Text"/>
        </w:rPr>
        <w:t xml:space="preserve">El objetivo principal de este documento es describir </w:t>
      </w:r>
      <w:r w:rsidR="006A0E00" w:rsidRPr="002516DF">
        <w:rPr>
          <w:rFonts w:ascii="Santander Text" w:hAnsi="Santander Text"/>
        </w:rPr>
        <w:t xml:space="preserve">los </w:t>
      </w:r>
      <w:r w:rsidR="00172DD5" w:rsidRPr="002516DF">
        <w:rPr>
          <w:rFonts w:ascii="Santander Text" w:hAnsi="Santander Text"/>
        </w:rPr>
        <w:t>requisitos</w:t>
      </w:r>
      <w:r w:rsidR="006A0E00" w:rsidRPr="002516DF">
        <w:rPr>
          <w:rFonts w:ascii="Santander Text" w:hAnsi="Santander Text"/>
        </w:rPr>
        <w:t xml:space="preserve"> para l</w:t>
      </w:r>
      <w:r w:rsidR="00172DD5" w:rsidRPr="002516DF">
        <w:rPr>
          <w:rFonts w:ascii="Santander Text" w:hAnsi="Santander Text"/>
        </w:rPr>
        <w:t>as</w:t>
      </w:r>
      <w:r w:rsidR="006A0E00" w:rsidRPr="002516DF">
        <w:rPr>
          <w:rFonts w:ascii="Santander Text" w:hAnsi="Santander Text"/>
        </w:rPr>
        <w:t xml:space="preserve"> </w:t>
      </w:r>
      <w:r w:rsidR="00172DD5" w:rsidRPr="002516DF">
        <w:rPr>
          <w:rFonts w:ascii="Santander Text" w:hAnsi="Santander Text"/>
        </w:rPr>
        <w:t>fases</w:t>
      </w:r>
      <w:r w:rsidR="006A0E00" w:rsidRPr="002516DF">
        <w:rPr>
          <w:rFonts w:ascii="Santander Text" w:hAnsi="Santander Text"/>
        </w:rPr>
        <w:t xml:space="preserve"> </w:t>
      </w:r>
      <w:r w:rsidR="004435FD" w:rsidRPr="002516DF">
        <w:rPr>
          <w:rFonts w:ascii="Santander Text" w:hAnsi="Santander Text"/>
        </w:rPr>
        <w:t>iniciales</w:t>
      </w:r>
      <w:r w:rsidR="00B8660F" w:rsidRPr="002516DF">
        <w:rPr>
          <w:rFonts w:ascii="Santander Text" w:hAnsi="Santander Text"/>
        </w:rPr>
        <w:t xml:space="preserve"> de la implementación de la herramienta GDPR – Derechos </w:t>
      </w:r>
      <w:r w:rsidR="00214D63">
        <w:rPr>
          <w:rFonts w:ascii="Santander Text" w:hAnsi="Santander Text"/>
        </w:rPr>
        <w:t>para</w:t>
      </w:r>
      <w:r w:rsidR="00B8660F" w:rsidRPr="002516DF">
        <w:rPr>
          <w:rFonts w:ascii="Santander Text" w:hAnsi="Santander Text"/>
        </w:rPr>
        <w:t xml:space="preserve"> España.</w:t>
      </w:r>
    </w:p>
    <w:p w14:paraId="20FD6922" w14:textId="433E3C7A" w:rsidR="00A164BC" w:rsidRPr="00A164BC" w:rsidRDefault="00A164BC" w:rsidP="00A164BC">
      <w:pPr>
        <w:pStyle w:val="Ttulo2"/>
        <w:rPr>
          <w:lang w:val="es-ES"/>
        </w:rPr>
      </w:pPr>
      <w:bookmarkStart w:id="24" w:name="_Toc222994813"/>
      <w:r w:rsidRPr="00A164BC">
        <w:rPr>
          <w:lang w:val="es-ES"/>
        </w:rPr>
        <w:t>Información descriptiv</w:t>
      </w:r>
      <w:r w:rsidR="00CF23C6">
        <w:rPr>
          <w:lang w:val="es-ES"/>
        </w:rPr>
        <w:t>a</w:t>
      </w:r>
      <w:r w:rsidRPr="00A164BC">
        <w:rPr>
          <w:lang w:val="es-ES"/>
        </w:rPr>
        <w:t xml:space="preserve"> básica sobre l</w:t>
      </w:r>
      <w:r>
        <w:rPr>
          <w:lang w:val="es-ES"/>
        </w:rPr>
        <w:t>os sistemas centrales</w:t>
      </w:r>
      <w:bookmarkEnd w:id="24"/>
    </w:p>
    <w:p w14:paraId="34B6FF4A" w14:textId="3BD8B257" w:rsidR="00A164BC" w:rsidRPr="00A164BC" w:rsidRDefault="00A164BC" w:rsidP="00A164BC">
      <w:pPr>
        <w:rPr>
          <w:rFonts w:eastAsiaTheme="minorEastAsia"/>
        </w:rPr>
      </w:pPr>
    </w:p>
    <w:p w14:paraId="6B6C8DBA" w14:textId="6FA9D501" w:rsidR="00A164BC" w:rsidRDefault="00A164BC" w:rsidP="00A164BC">
      <w:pPr>
        <w:pStyle w:val="Ttulo2"/>
      </w:pPr>
      <w:bookmarkStart w:id="25" w:name="_Toc222994814"/>
      <w:r>
        <w:t>Autoridad de diseño</w:t>
      </w:r>
      <w:bookmarkEnd w:id="25"/>
    </w:p>
    <w:p w14:paraId="3E85FC3A" w14:textId="77777777" w:rsidR="00A164BC" w:rsidRPr="00665555" w:rsidRDefault="00A164BC" w:rsidP="00A164BC">
      <w:pPr>
        <w:rPr>
          <w:b/>
          <w:color w:val="FF0000"/>
          <w:lang w:val="en-US"/>
        </w:rPr>
      </w:pPr>
      <w:r w:rsidRPr="00665555">
        <w:rPr>
          <w:rFonts w:eastAsiaTheme="minorEastAsia"/>
          <w:color w:val="FF0000"/>
          <w:highlight w:val="yellow"/>
          <w:lang w:val="en-US"/>
        </w:rPr>
        <w:t xml:space="preserve">The Design Authority (DA) is in charge of ensuring adherence to group global standards regarding, and to ensure effectiveness of, key controls and processes: SCF DA liaises with GFCC DA to implement model/tool </w:t>
      </w:r>
      <w:r w:rsidRPr="00665555">
        <w:rPr>
          <w:rFonts w:eastAsiaTheme="minorEastAsia"/>
          <w:b/>
          <w:color w:val="FF0000"/>
          <w:highlight w:val="yellow"/>
          <w:lang w:val="en-US"/>
        </w:rPr>
        <w:t>optimization</w:t>
      </w:r>
      <w:r w:rsidRPr="00665555">
        <w:rPr>
          <w:rFonts w:eastAsiaTheme="minorEastAsia"/>
          <w:color w:val="FF0000"/>
          <w:highlight w:val="yellow"/>
          <w:lang w:val="en-US"/>
        </w:rPr>
        <w:t>, calibration and process reengineering across the SCF group.</w:t>
      </w:r>
    </w:p>
    <w:p w14:paraId="352A0707" w14:textId="79C22901" w:rsidR="00A164BC" w:rsidRPr="00A164BC" w:rsidRDefault="00A164BC" w:rsidP="00A164BC">
      <w:pPr>
        <w:pStyle w:val="Ttulo2"/>
        <w:rPr>
          <w:lang w:val="es-ES"/>
        </w:rPr>
      </w:pPr>
      <w:bookmarkStart w:id="26" w:name="_Toc222994815"/>
      <w:r w:rsidRPr="00A164BC">
        <w:rPr>
          <w:lang w:val="es-ES"/>
        </w:rPr>
        <w:t>Registro de cambios y p</w:t>
      </w:r>
      <w:r>
        <w:rPr>
          <w:lang w:val="es-ES"/>
        </w:rPr>
        <w:t>roceso de gestión de cambios</w:t>
      </w:r>
      <w:bookmarkEnd w:id="26"/>
    </w:p>
    <w:p w14:paraId="2A725D55" w14:textId="77777777" w:rsidR="004435FD" w:rsidRPr="004435FD" w:rsidRDefault="004435FD" w:rsidP="004435FD">
      <w:pPr>
        <w:ind w:left="576"/>
      </w:pPr>
    </w:p>
    <w:p w14:paraId="50172715" w14:textId="0A9E0D43" w:rsidR="00E401C0" w:rsidRPr="00F773EB" w:rsidRDefault="00702F21" w:rsidP="00E401C0">
      <w:pPr>
        <w:pStyle w:val="Ttulo1"/>
      </w:pPr>
      <w:bookmarkStart w:id="27" w:name="_Toc222994816"/>
      <w:bookmarkStart w:id="28" w:name="_Toc63843663"/>
      <w:bookmarkStart w:id="29" w:name="_Toc63844234"/>
      <w:bookmarkStart w:id="30" w:name="_Toc63844971"/>
      <w:bookmarkStart w:id="31" w:name="_Toc63845241"/>
      <w:r>
        <w:t>FORMULARIOS</w:t>
      </w:r>
      <w:r w:rsidR="003D6C63">
        <w:t xml:space="preserve"> SOLICITUD</w:t>
      </w:r>
      <w:bookmarkEnd w:id="27"/>
    </w:p>
    <w:p w14:paraId="242A5503" w14:textId="42C9885A" w:rsidR="00E401C0" w:rsidRPr="002516DF" w:rsidRDefault="00E401C0" w:rsidP="00E401C0">
      <w:pPr>
        <w:rPr>
          <w:rFonts w:ascii="Santander Text" w:hAnsi="Santander Text"/>
        </w:rPr>
      </w:pPr>
      <w:r w:rsidRPr="002516DF">
        <w:rPr>
          <w:rFonts w:ascii="Santander Text" w:hAnsi="Santander Text"/>
        </w:rPr>
        <w:t xml:space="preserve">Para </w:t>
      </w:r>
      <w:r w:rsidR="003B4BD2" w:rsidRPr="002516DF">
        <w:rPr>
          <w:rFonts w:ascii="Santander Text" w:hAnsi="Santander Text"/>
        </w:rPr>
        <w:t xml:space="preserve">el </w:t>
      </w:r>
      <w:r w:rsidR="00F773EB" w:rsidRPr="002516DF">
        <w:rPr>
          <w:rFonts w:ascii="Santander Text" w:hAnsi="Santander Text"/>
        </w:rPr>
        <w:t>registro</w:t>
      </w:r>
      <w:r w:rsidR="003B4BD2" w:rsidRPr="002516DF">
        <w:rPr>
          <w:rFonts w:ascii="Santander Text" w:hAnsi="Santander Text"/>
        </w:rPr>
        <w:t xml:space="preserve"> de las solicitudes se tendrán </w:t>
      </w:r>
      <w:r w:rsidR="00BC2275" w:rsidRPr="002516DF">
        <w:rPr>
          <w:rFonts w:ascii="Santander Text" w:hAnsi="Santander Text"/>
        </w:rPr>
        <w:t>tres</w:t>
      </w:r>
      <w:r w:rsidR="003B4BD2" w:rsidRPr="002516DF">
        <w:rPr>
          <w:rFonts w:ascii="Santander Text" w:hAnsi="Santander Text"/>
        </w:rPr>
        <w:t xml:space="preserve"> tipos diferentes de formularios que serán configurables para cada país e idioma. Se debe permitir</w:t>
      </w:r>
      <w:r w:rsidR="00F773EB" w:rsidRPr="002516DF">
        <w:rPr>
          <w:rFonts w:ascii="Santander Text" w:hAnsi="Santander Text"/>
        </w:rPr>
        <w:t xml:space="preserve"> que los campos requeridos varíen en función de cada derecho, pudiendo incorporarse campos distintos en cada caso.</w:t>
      </w:r>
    </w:p>
    <w:p w14:paraId="297990E6" w14:textId="101CE84C" w:rsidR="00F773EB" w:rsidRPr="002516DF" w:rsidRDefault="00F773EB" w:rsidP="00E401C0">
      <w:pPr>
        <w:rPr>
          <w:rFonts w:ascii="Santander Text" w:hAnsi="Santander Text"/>
        </w:rPr>
      </w:pPr>
      <w:r w:rsidRPr="002516DF">
        <w:rPr>
          <w:rFonts w:ascii="Santander Text" w:hAnsi="Santander Text"/>
        </w:rPr>
        <w:t xml:space="preserve">Debe permitir </w:t>
      </w:r>
      <w:r w:rsidR="00BC2275" w:rsidRPr="002516DF">
        <w:rPr>
          <w:rFonts w:ascii="Santander Text" w:hAnsi="Santander Text"/>
        </w:rPr>
        <w:t>tres tipos de entradas:</w:t>
      </w:r>
    </w:p>
    <w:p w14:paraId="1AD31093" w14:textId="26A3240B" w:rsidR="00BC2275" w:rsidRPr="0017443D" w:rsidRDefault="00BC2275" w:rsidP="002516DF">
      <w:pPr>
        <w:pStyle w:val="Prrafodelista"/>
        <w:numPr>
          <w:ilvl w:val="0"/>
          <w:numId w:val="26"/>
        </w:numPr>
        <w:rPr>
          <w:rFonts w:ascii="Santander Text" w:hAnsi="Santander Text"/>
          <w:lang w:val="es-ES"/>
        </w:rPr>
      </w:pPr>
      <w:r w:rsidRPr="0017443D">
        <w:rPr>
          <w:rFonts w:ascii="Santander Text" w:hAnsi="Santander Text"/>
          <w:lang w:val="es-ES"/>
        </w:rPr>
        <w:t>Formulario web abierto al público.</w:t>
      </w:r>
    </w:p>
    <w:p w14:paraId="01D75FF5" w14:textId="77777777" w:rsidR="00581F3A" w:rsidRPr="0017443D" w:rsidRDefault="00BC2275" w:rsidP="002516DF">
      <w:pPr>
        <w:pStyle w:val="Prrafodelista"/>
        <w:numPr>
          <w:ilvl w:val="0"/>
          <w:numId w:val="26"/>
        </w:numPr>
        <w:rPr>
          <w:rFonts w:ascii="Santander Text" w:hAnsi="Santander Text"/>
          <w:lang w:val="es-ES"/>
        </w:rPr>
      </w:pPr>
      <w:r w:rsidRPr="0017443D">
        <w:rPr>
          <w:rFonts w:ascii="Santander Text" w:hAnsi="Santander Text"/>
          <w:lang w:val="es-ES"/>
        </w:rPr>
        <w:t>Formulario interno que permita el alta manual por los equipos de BO.</w:t>
      </w:r>
    </w:p>
    <w:p w14:paraId="3EC8C890" w14:textId="02DD60CE" w:rsidR="005F59CA" w:rsidRPr="002516DF" w:rsidRDefault="00581F3A" w:rsidP="00581F3A">
      <w:pPr>
        <w:rPr>
          <w:rFonts w:ascii="Santander Text" w:hAnsi="Santander Text"/>
        </w:rPr>
      </w:pPr>
      <w:r w:rsidRPr="002516DF">
        <w:rPr>
          <w:rFonts w:ascii="Santander Text" w:hAnsi="Santander Text"/>
        </w:rPr>
        <w:t>Para cada solicitud registrada debe figurar la fecha de entrada en la entidad y la fecha de captura del sistema. Además, debe ser posible identificar las solicitudes abiertas por el BO.</w:t>
      </w:r>
    </w:p>
    <w:p w14:paraId="6BA57834" w14:textId="7553FDAD" w:rsidR="00D04E53" w:rsidRPr="002516DF" w:rsidRDefault="00FF4FEA" w:rsidP="00F5572B">
      <w:pPr>
        <w:rPr>
          <w:rFonts w:ascii="Santander Text" w:hAnsi="Santander Text"/>
        </w:rPr>
      </w:pPr>
      <w:r w:rsidRPr="002516DF">
        <w:rPr>
          <w:rFonts w:ascii="Santander Text" w:hAnsi="Santander Text"/>
        </w:rPr>
        <w:t xml:space="preserve">El formulario debe ser multilenguaje e incluir la opción de adjuntar documentación por parte del cliente. Por ello, </w:t>
      </w:r>
      <w:commentRangeStart w:id="32"/>
      <w:commentRangeStart w:id="33"/>
      <w:r w:rsidRPr="000A196F">
        <w:rPr>
          <w:rFonts w:ascii="Santander Text" w:hAnsi="Santander Text"/>
        </w:rPr>
        <w:t>debe</w:t>
      </w:r>
      <w:commentRangeEnd w:id="32"/>
      <w:r w:rsidR="00C13EF7" w:rsidRPr="000A196F">
        <w:rPr>
          <w:rStyle w:val="Refdecomentario"/>
          <w:rFonts w:ascii="Santander Text" w:hAnsi="Santander Text"/>
          <w:sz w:val="22"/>
          <w:szCs w:val="22"/>
        </w:rPr>
        <w:commentReference w:id="32"/>
      </w:r>
      <w:commentRangeEnd w:id="33"/>
      <w:r>
        <w:rPr>
          <w:rStyle w:val="Refdecomentario"/>
        </w:rPr>
        <w:commentReference w:id="33"/>
      </w:r>
      <w:r w:rsidRPr="000A196F">
        <w:rPr>
          <w:rFonts w:ascii="Santander Text" w:hAnsi="Santander Text"/>
        </w:rPr>
        <w:t xml:space="preserve"> garantizar la seguridad en la recepción de documentos.</w:t>
      </w:r>
    </w:p>
    <w:p w14:paraId="3B707EB8" w14:textId="1B57B88D" w:rsidR="0074424D" w:rsidRPr="002516DF" w:rsidRDefault="0074424D" w:rsidP="00F5572B">
      <w:pPr>
        <w:rPr>
          <w:rFonts w:ascii="Santander Text" w:hAnsi="Santander Text"/>
        </w:rPr>
      </w:pPr>
      <w:r w:rsidRPr="002516DF">
        <w:rPr>
          <w:rFonts w:ascii="Santander Text" w:hAnsi="Santander Text"/>
        </w:rPr>
        <w:t>Cada solicitud tendrá un ID único, que se asignará mediante un hash value.</w:t>
      </w:r>
    </w:p>
    <w:p w14:paraId="5FD988B9" w14:textId="3D18C8F9" w:rsidR="00475C54" w:rsidRPr="002516DF" w:rsidRDefault="00315739" w:rsidP="00F5572B">
      <w:pPr>
        <w:rPr>
          <w:rFonts w:ascii="Santander Text" w:hAnsi="Santander Text"/>
        </w:rPr>
      </w:pPr>
      <w:commentRangeStart w:id="34"/>
      <w:commentRangeStart w:id="35"/>
      <w:commentRangeStart w:id="36"/>
      <w:r w:rsidRPr="002516DF">
        <w:rPr>
          <w:rFonts w:ascii="Santander Text" w:hAnsi="Santander Text"/>
        </w:rPr>
        <w:t xml:space="preserve">En España, deberá estar disponible en el siguiente enlace: </w:t>
      </w:r>
      <w:hyperlink r:id="rId19" w:tgtFrame="_blank" w:history="1">
        <w:r w:rsidRPr="002516DF">
          <w:t>https://sces.es/rbt3rb</w:t>
        </w:r>
      </w:hyperlink>
      <w:r w:rsidR="00F57D83" w:rsidRPr="002516DF">
        <w:rPr>
          <w:rFonts w:ascii="Santander Text" w:hAnsi="Santander Text"/>
        </w:rPr>
        <w:t xml:space="preserve"> </w:t>
      </w:r>
      <w:r w:rsidRPr="002516DF">
        <w:rPr>
          <w:rFonts w:ascii="Santander Text" w:hAnsi="Santander Text"/>
        </w:rPr>
        <w:t>Este punto es esencial</w:t>
      </w:r>
      <w:r w:rsidR="002516DF">
        <w:rPr>
          <w:rFonts w:ascii="Santander Text" w:hAnsi="Santander Text"/>
        </w:rPr>
        <w:t xml:space="preserve"> </w:t>
      </w:r>
      <w:r w:rsidRPr="002516DF">
        <w:rPr>
          <w:rFonts w:ascii="Santander Text" w:hAnsi="Santander Text"/>
        </w:rPr>
        <w:t>porque la url está incluida en los contratos actualmente en producción.</w:t>
      </w:r>
      <w:commentRangeEnd w:id="34"/>
      <w:r w:rsidR="001F5FED" w:rsidRPr="002516DF">
        <w:rPr>
          <w:rStyle w:val="Refdecomentario"/>
          <w:rFonts w:ascii="Santander Text" w:hAnsi="Santander Text"/>
          <w:sz w:val="22"/>
          <w:szCs w:val="22"/>
        </w:rPr>
        <w:commentReference w:id="34"/>
      </w:r>
      <w:commentRangeEnd w:id="35"/>
      <w:r>
        <w:rPr>
          <w:rStyle w:val="Refdecomentario"/>
        </w:rPr>
        <w:commentReference w:id="35"/>
      </w:r>
      <w:commentRangeEnd w:id="36"/>
      <w:r>
        <w:rPr>
          <w:rStyle w:val="Refdecomentario"/>
        </w:rPr>
        <w:commentReference w:id="36"/>
      </w:r>
    </w:p>
    <w:p w14:paraId="23EA1274" w14:textId="3AA4D058" w:rsidR="003630E5" w:rsidRDefault="00475C54" w:rsidP="00F5572B">
      <w:pPr>
        <w:rPr>
          <w:rFonts w:ascii="Santander Text" w:hAnsi="Santander Text"/>
          <w:sz w:val="20"/>
          <w:szCs w:val="20"/>
        </w:rPr>
      </w:pPr>
      <w:r>
        <w:rPr>
          <w:noProof/>
        </w:rPr>
        <w:lastRenderedPageBreak/>
        <mc:AlternateContent>
          <mc:Choice Requires="wps">
            <w:drawing>
              <wp:anchor distT="0" distB="0" distL="114300" distR="114300" simplePos="0" relativeHeight="251658241" behindDoc="0" locked="0" layoutInCell="1" allowOverlap="1" wp14:anchorId="2B12AB91" wp14:editId="60189F21">
                <wp:simplePos x="0" y="0"/>
                <wp:positionH relativeFrom="column">
                  <wp:posOffset>0</wp:posOffset>
                </wp:positionH>
                <wp:positionV relativeFrom="paragraph">
                  <wp:posOffset>4203700</wp:posOffset>
                </wp:positionV>
                <wp:extent cx="5433695" cy="635"/>
                <wp:effectExtent l="0" t="0" r="0" b="0"/>
                <wp:wrapSquare wrapText="bothSides"/>
                <wp:docPr id="719956241" name="Cuadro de texto 1"/>
                <wp:cNvGraphicFramePr/>
                <a:graphic xmlns:a="http://schemas.openxmlformats.org/drawingml/2006/main">
                  <a:graphicData uri="http://schemas.microsoft.com/office/word/2010/wordprocessingShape">
                    <wps:wsp>
                      <wps:cNvSpPr txBox="1"/>
                      <wps:spPr>
                        <a:xfrm>
                          <a:off x="0" y="0"/>
                          <a:ext cx="5433695" cy="635"/>
                        </a:xfrm>
                        <a:prstGeom prst="rect">
                          <a:avLst/>
                        </a:prstGeom>
                        <a:solidFill>
                          <a:prstClr val="white"/>
                        </a:solidFill>
                        <a:ln>
                          <a:noFill/>
                        </a:ln>
                      </wps:spPr>
                      <wps:txbx>
                        <w:txbxContent>
                          <w:p w14:paraId="2AF1BCED" w14:textId="0653EB98" w:rsidR="00475C54" w:rsidRPr="00F505B5" w:rsidRDefault="00475C54" w:rsidP="00475C54">
                            <w:pPr>
                              <w:pStyle w:val="Descripcin"/>
                              <w:rPr>
                                <w:rFonts w:ascii="Santander Text" w:hAnsi="Santander Text"/>
                                <w:sz w:val="20"/>
                                <w:szCs w:val="20"/>
                              </w:rPr>
                            </w:pPr>
                            <w:r>
                              <w:t xml:space="preserve">Imagen </w:t>
                            </w:r>
                            <w:r>
                              <w:fldChar w:fldCharType="begin"/>
                            </w:r>
                            <w:r>
                              <w:instrText xml:space="preserve"> SEQ Imagen \* ARABIC </w:instrText>
                            </w:r>
                            <w:r>
                              <w:fldChar w:fldCharType="separate"/>
                            </w:r>
                            <w:r w:rsidR="00F945FC">
                              <w:rPr>
                                <w:noProof/>
                              </w:rPr>
                              <w:t>1</w:t>
                            </w:r>
                            <w:r>
                              <w:fldChar w:fldCharType="end"/>
                            </w:r>
                            <w:r>
                              <w:t xml:space="preserve">. Ejemplo de formulario que se puede encontrar en la url </w:t>
                            </w:r>
                            <w:r>
                              <w:rPr>
                                <w:rFonts w:ascii="Santander Text" w:hAnsi="Santander Text"/>
                                <w:sz w:val="20"/>
                                <w:szCs w:val="20"/>
                              </w:rPr>
                              <w:t xml:space="preserve"> </w:t>
                            </w:r>
                            <w:hyperlink r:id="rId20" w:tgtFrame="_blank" w:history="1">
                              <w:r w:rsidRPr="00475C54">
                                <w:t>https://sces.es/rbt3rb</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2B12AB91">
                <v:stroke joinstyle="miter"/>
                <v:path gradientshapeok="t" o:connecttype="rect"/>
              </v:shapetype>
              <v:shape id="Cuadro de texto 1" style="position:absolute;left:0;text-align:left;margin-left:0;margin-top:331pt;width:427.8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">
                <v:textbox style="mso-fit-shape-to-text:t" inset="0,0,0,0">
                  <w:txbxContent>
                    <w:p w:rsidRPr="00F505B5" w:rsidR="00475C54" w:rsidP="00475C54" w:rsidRDefault="00475C54" w14:paraId="2AF1BCED" w14:textId="0653EB98">
                      <w:pPr>
                        <w:pStyle w:val="Caption"/>
                        <w:rPr>
                          <w:rFonts w:ascii="Santander Text" w:hAnsi="Santander Text"/>
                          <w:sz w:val="20"/>
                          <w:szCs w:val="20"/>
                        </w:rPr>
                      </w:pPr>
                      <w:r>
                        <w:t xml:space="preserve">Imagen </w:t>
                      </w:r>
                      <w:r>
                        <w:fldChar w:fldCharType="begin"/>
                      </w:r>
                      <w:r>
                        <w:instrText xml:space="preserve"> SEQ Imagen \* ARABIC </w:instrText>
                      </w:r>
                      <w:r>
                        <w:fldChar w:fldCharType="separate"/>
                      </w:r>
                      <w:r w:rsidR="00F945FC">
                        <w:rPr>
                          <w:noProof/>
                        </w:rPr>
                        <w:t>1</w:t>
                      </w:r>
                      <w:r>
                        <w:fldChar w:fldCharType="end"/>
                      </w:r>
                      <w:r>
                        <w:t xml:space="preserve">. Ejemplo de formulario que se puede encontrar en la </w:t>
                      </w:r>
                      <w:proofErr w:type="spellStart"/>
                      <w:r>
                        <w:t>url</w:t>
                      </w:r>
                      <w:proofErr w:type="spellEnd"/>
                      <w:r>
                        <w:t xml:space="preserve"> </w:t>
                      </w:r>
                      <w:r>
                        <w:rPr>
                          <w:rFonts w:ascii="Santander Text" w:hAnsi="Santander Text"/>
                          <w:sz w:val="20"/>
                          <w:szCs w:val="20"/>
                        </w:rPr>
                        <w:t xml:space="preserve"> </w:t>
                      </w:r>
                      <w:hyperlink w:tgtFrame="_blank" w:history="1" r:id="rId21">
                        <w:r w:rsidRPr="00475C54">
                          <w:t>https://sces.es/rbt3rb</w:t>
                        </w:r>
                      </w:hyperlink>
                    </w:p>
                  </w:txbxContent>
                </v:textbox>
                <w10:wrap type="square"/>
              </v:shape>
            </w:pict>
          </mc:Fallback>
        </mc:AlternateContent>
      </w:r>
      <w:r w:rsidR="003630E5" w:rsidRPr="003630E5">
        <w:rPr>
          <w:rFonts w:ascii="Santander Text" w:hAnsi="Santander Text"/>
          <w:noProof/>
          <w:sz w:val="20"/>
          <w:szCs w:val="20"/>
        </w:rPr>
        <w:drawing>
          <wp:anchor distT="0" distB="0" distL="114300" distR="114300" simplePos="0" relativeHeight="251658240" behindDoc="0" locked="0" layoutInCell="1" allowOverlap="1" wp14:anchorId="54B31265" wp14:editId="7DDB9988">
            <wp:simplePos x="0" y="0"/>
            <wp:positionH relativeFrom="margin">
              <wp:align>left</wp:align>
            </wp:positionH>
            <wp:positionV relativeFrom="paragraph">
              <wp:posOffset>133168</wp:posOffset>
            </wp:positionV>
            <wp:extent cx="5433695" cy="4013835"/>
            <wp:effectExtent l="0" t="0" r="0" b="5715"/>
            <wp:wrapSquare wrapText="bothSides"/>
            <wp:docPr id="3196465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6566" name="Imagen 1" descr="Interfaz de usuario gráfica&#10;&#10;El contenido generado por IA puede ser incorrecto."/>
                    <pic:cNvPicPr/>
                  </pic:nvPicPr>
                  <pic:blipFill rotWithShape="1">
                    <a:blip r:embed="rId22" cstate="print">
                      <a:extLst>
                        <a:ext uri="{28A0092B-C50C-407E-A947-70E740481C1C}">
                          <a14:useLocalDpi xmlns:a14="http://schemas.microsoft.com/office/drawing/2010/main" val="0"/>
                        </a:ext>
                      </a:extLst>
                    </a:blip>
                    <a:srcRect l="18130" r="14571"/>
                    <a:stretch>
                      <a:fillRect/>
                    </a:stretch>
                  </pic:blipFill>
                  <pic:spPr bwMode="auto">
                    <a:xfrm>
                      <a:off x="0" y="0"/>
                      <a:ext cx="5433695" cy="4013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D9A343" w14:textId="55590C1E" w:rsidR="001F5FED" w:rsidRPr="002516DF" w:rsidRDefault="001F5FED" w:rsidP="00F5572B">
      <w:pPr>
        <w:rPr>
          <w:rFonts w:ascii="Santander Text" w:hAnsi="Santander Text"/>
        </w:rPr>
      </w:pPr>
      <w:commentRangeStart w:id="39"/>
      <w:r w:rsidRPr="002516DF">
        <w:rPr>
          <w:rFonts w:ascii="Santander Text" w:hAnsi="Santander Text"/>
        </w:rPr>
        <w:t>Tras cada solicitud, el sistema debe generar un email automático al solicitante que confirme la recepción de la solicitud, junto con el ID de solicitud.</w:t>
      </w:r>
      <w:commentRangeEnd w:id="39"/>
      <w:r w:rsidR="00051FD7" w:rsidRPr="002516DF">
        <w:rPr>
          <w:rStyle w:val="Refdecomentario"/>
          <w:rFonts w:ascii="Santander Text" w:hAnsi="Santander Text"/>
          <w:sz w:val="22"/>
          <w:szCs w:val="22"/>
        </w:rPr>
        <w:commentReference w:id="39"/>
      </w:r>
    </w:p>
    <w:p w14:paraId="0FFD5991" w14:textId="36799ACD" w:rsidR="00475C54" w:rsidRPr="003B4BD2" w:rsidRDefault="00475C54" w:rsidP="00F5572B"/>
    <w:p w14:paraId="7E299621" w14:textId="77777777" w:rsidR="00C820EE" w:rsidRPr="003B4BD2" w:rsidRDefault="00C820EE" w:rsidP="00F5572B">
      <w:pPr>
        <w:rPr>
          <w:color w:val="92D050"/>
        </w:rPr>
      </w:pPr>
    </w:p>
    <w:p w14:paraId="70E1A9AA" w14:textId="77777777" w:rsidR="00F5572B" w:rsidRPr="003B4BD2" w:rsidRDefault="00F5572B" w:rsidP="007C0716"/>
    <w:p w14:paraId="04FAAE8D" w14:textId="6B596566" w:rsidR="00263936" w:rsidRPr="003B4BD2" w:rsidRDefault="005F39A0" w:rsidP="004435FD">
      <w:pPr>
        <w:jc w:val="left"/>
        <w:rPr>
          <w:rFonts w:ascii="Calibri" w:eastAsia="Batang" w:hAnsi="Calibri" w:cs="Calibri"/>
          <w:b/>
          <w:caps/>
          <w:color w:val="EC0000"/>
          <w:kern w:val="28"/>
          <w:sz w:val="28"/>
          <w:szCs w:val="20"/>
          <w:lang w:eastAsia="ja-JP"/>
        </w:rPr>
      </w:pPr>
      <w:r w:rsidRPr="003B4BD2">
        <w:rPr>
          <w:lang w:eastAsia="ja-JP"/>
        </w:rPr>
        <w:br w:type="page"/>
      </w:r>
      <w:bookmarkStart w:id="41" w:name="_Toc35984669"/>
      <w:bookmarkStart w:id="42" w:name="_Toc35986642"/>
      <w:bookmarkStart w:id="43" w:name="_Toc35988614"/>
      <w:bookmarkStart w:id="44" w:name="_Toc36040852"/>
      <w:bookmarkStart w:id="45" w:name="_Toc36044298"/>
      <w:bookmarkStart w:id="46" w:name="_Toc36044502"/>
      <w:bookmarkStart w:id="47" w:name="_Toc36057388"/>
      <w:bookmarkStart w:id="48" w:name="_Toc36061899"/>
      <w:bookmarkStart w:id="49" w:name="_Toc36062488"/>
      <w:bookmarkStart w:id="50" w:name="_Toc35542517"/>
      <w:bookmarkStart w:id="51" w:name="_Toc35984670"/>
      <w:bookmarkStart w:id="52" w:name="_Toc35986643"/>
      <w:bookmarkStart w:id="53" w:name="_Toc35988615"/>
      <w:bookmarkStart w:id="54" w:name="_Toc36040853"/>
      <w:bookmarkStart w:id="55" w:name="_Toc36044299"/>
      <w:bookmarkStart w:id="56" w:name="_Toc36044503"/>
      <w:bookmarkStart w:id="57" w:name="_Toc36057389"/>
      <w:bookmarkStart w:id="58" w:name="_Toc36061900"/>
      <w:bookmarkStart w:id="59" w:name="_Toc36062489"/>
      <w:bookmarkStart w:id="60" w:name="_Toc35542518"/>
      <w:bookmarkStart w:id="61" w:name="_Toc35984671"/>
      <w:bookmarkStart w:id="62" w:name="_Toc35986644"/>
      <w:bookmarkStart w:id="63" w:name="_Toc35988616"/>
      <w:bookmarkStart w:id="64" w:name="_Toc36040854"/>
      <w:bookmarkStart w:id="65" w:name="_Toc36044300"/>
      <w:bookmarkStart w:id="66" w:name="_Toc36044504"/>
      <w:bookmarkStart w:id="67" w:name="_Toc36057390"/>
      <w:bookmarkStart w:id="68" w:name="_Toc36061901"/>
      <w:bookmarkStart w:id="69" w:name="_Toc36062490"/>
      <w:bookmarkStart w:id="70" w:name="_Toc35542519"/>
      <w:bookmarkStart w:id="71" w:name="_Toc35984672"/>
      <w:bookmarkStart w:id="72" w:name="_Toc35986645"/>
      <w:bookmarkStart w:id="73" w:name="_Toc35988617"/>
      <w:bookmarkStart w:id="74" w:name="_Toc36040855"/>
      <w:bookmarkStart w:id="75" w:name="_Toc36044301"/>
      <w:bookmarkStart w:id="76" w:name="_Toc36044505"/>
      <w:bookmarkStart w:id="77" w:name="_Toc36057391"/>
      <w:bookmarkStart w:id="78" w:name="_Toc36061902"/>
      <w:bookmarkStart w:id="79" w:name="_Toc36062491"/>
      <w:bookmarkStart w:id="80" w:name="_Toc35542520"/>
      <w:bookmarkStart w:id="81" w:name="_Toc35984673"/>
      <w:bookmarkStart w:id="82" w:name="_Toc35986646"/>
      <w:bookmarkStart w:id="83" w:name="_Toc35988618"/>
      <w:bookmarkStart w:id="84" w:name="_Toc36040856"/>
      <w:bookmarkStart w:id="85" w:name="_Toc36044302"/>
      <w:bookmarkStart w:id="86" w:name="_Toc36044506"/>
      <w:bookmarkStart w:id="87" w:name="_Toc36057392"/>
      <w:bookmarkStart w:id="88" w:name="_Toc36061903"/>
      <w:bookmarkStart w:id="89" w:name="_Toc36062492"/>
      <w:bookmarkStart w:id="90" w:name="_Toc35542521"/>
      <w:bookmarkStart w:id="91" w:name="_Toc35984674"/>
      <w:bookmarkStart w:id="92" w:name="_Toc35986647"/>
      <w:bookmarkStart w:id="93" w:name="_Toc35988619"/>
      <w:bookmarkStart w:id="94" w:name="_Toc36040857"/>
      <w:bookmarkStart w:id="95" w:name="_Toc36044303"/>
      <w:bookmarkStart w:id="96" w:name="_Toc36044507"/>
      <w:bookmarkStart w:id="97" w:name="_Toc36057393"/>
      <w:bookmarkStart w:id="98" w:name="_Toc36061904"/>
      <w:bookmarkStart w:id="99" w:name="_Toc36062493"/>
      <w:bookmarkStart w:id="100" w:name="_Toc35542522"/>
      <w:bookmarkStart w:id="101" w:name="_Toc35984675"/>
      <w:bookmarkStart w:id="102" w:name="_Toc35986648"/>
      <w:bookmarkStart w:id="103" w:name="_Toc35988620"/>
      <w:bookmarkStart w:id="104" w:name="_Toc36040858"/>
      <w:bookmarkStart w:id="105" w:name="_Toc36044304"/>
      <w:bookmarkStart w:id="106" w:name="_Toc36044508"/>
      <w:bookmarkStart w:id="107" w:name="_Toc36057394"/>
      <w:bookmarkStart w:id="108" w:name="_Toc36061905"/>
      <w:bookmarkStart w:id="109" w:name="_Toc36062494"/>
      <w:bookmarkStart w:id="110" w:name="_Toc35542523"/>
      <w:bookmarkStart w:id="111" w:name="_Toc35984676"/>
      <w:bookmarkStart w:id="112" w:name="_Toc35986649"/>
      <w:bookmarkStart w:id="113" w:name="_Toc35988621"/>
      <w:bookmarkStart w:id="114" w:name="_Toc36040859"/>
      <w:bookmarkStart w:id="115" w:name="_Toc36044305"/>
      <w:bookmarkStart w:id="116" w:name="_Toc36044509"/>
      <w:bookmarkStart w:id="117" w:name="_Toc36057395"/>
      <w:bookmarkStart w:id="118" w:name="_Toc36061906"/>
      <w:bookmarkStart w:id="119" w:name="_Toc36062495"/>
      <w:bookmarkStart w:id="120" w:name="_Toc35542524"/>
      <w:bookmarkStart w:id="121" w:name="_Toc35984677"/>
      <w:bookmarkStart w:id="122" w:name="_Toc35986650"/>
      <w:bookmarkStart w:id="123" w:name="_Toc35988622"/>
      <w:bookmarkStart w:id="124" w:name="_Toc36040860"/>
      <w:bookmarkStart w:id="125" w:name="_Toc36044306"/>
      <w:bookmarkStart w:id="126" w:name="_Toc36044510"/>
      <w:bookmarkStart w:id="127" w:name="_Toc36057396"/>
      <w:bookmarkStart w:id="128" w:name="_Toc36061907"/>
      <w:bookmarkStart w:id="129" w:name="_Toc36062496"/>
      <w:bookmarkStart w:id="130" w:name="_Toc35542525"/>
      <w:bookmarkStart w:id="131" w:name="_Toc35984678"/>
      <w:bookmarkStart w:id="132" w:name="_Toc35986651"/>
      <w:bookmarkStart w:id="133" w:name="_Toc35988623"/>
      <w:bookmarkStart w:id="134" w:name="_Toc36040861"/>
      <w:bookmarkStart w:id="135" w:name="_Toc36044307"/>
      <w:bookmarkStart w:id="136" w:name="_Toc36044511"/>
      <w:bookmarkStart w:id="137" w:name="_Toc36057397"/>
      <w:bookmarkStart w:id="138" w:name="_Toc36061908"/>
      <w:bookmarkStart w:id="139" w:name="_Toc36062497"/>
      <w:bookmarkStart w:id="140" w:name="_Toc35542526"/>
      <w:bookmarkStart w:id="141" w:name="_Toc35984679"/>
      <w:bookmarkStart w:id="142" w:name="_Toc35986652"/>
      <w:bookmarkStart w:id="143" w:name="_Toc35988624"/>
      <w:bookmarkStart w:id="144" w:name="_Toc36040862"/>
      <w:bookmarkStart w:id="145" w:name="_Toc36044308"/>
      <w:bookmarkStart w:id="146" w:name="_Toc36044512"/>
      <w:bookmarkStart w:id="147" w:name="_Toc36057398"/>
      <w:bookmarkStart w:id="148" w:name="_Toc36061909"/>
      <w:bookmarkStart w:id="149" w:name="_Toc36062498"/>
      <w:bookmarkStart w:id="150" w:name="_Toc35542527"/>
      <w:bookmarkStart w:id="151" w:name="_Toc35984680"/>
      <w:bookmarkStart w:id="152" w:name="_Toc35986653"/>
      <w:bookmarkStart w:id="153" w:name="_Toc35988625"/>
      <w:bookmarkStart w:id="154" w:name="_Toc36040863"/>
      <w:bookmarkStart w:id="155" w:name="_Toc36044309"/>
      <w:bookmarkStart w:id="156" w:name="_Toc36044513"/>
      <w:bookmarkStart w:id="157" w:name="_Toc36057399"/>
      <w:bookmarkStart w:id="158" w:name="_Toc36061910"/>
      <w:bookmarkStart w:id="159" w:name="_Toc36062499"/>
      <w:bookmarkStart w:id="160" w:name="_Toc35542528"/>
      <w:bookmarkStart w:id="161" w:name="_Toc35984681"/>
      <w:bookmarkStart w:id="162" w:name="_Toc35986654"/>
      <w:bookmarkStart w:id="163" w:name="_Toc35988626"/>
      <w:bookmarkStart w:id="164" w:name="_Toc36040864"/>
      <w:bookmarkStart w:id="165" w:name="_Toc36044310"/>
      <w:bookmarkStart w:id="166" w:name="_Toc36044514"/>
      <w:bookmarkStart w:id="167" w:name="_Toc36057400"/>
      <w:bookmarkStart w:id="168" w:name="_Toc36061911"/>
      <w:bookmarkStart w:id="169" w:name="_Toc36062500"/>
      <w:bookmarkStart w:id="170" w:name="_Toc88729733"/>
      <w:bookmarkStart w:id="171" w:name="_Toc88729734"/>
      <w:bookmarkStart w:id="172" w:name="_Toc88729735"/>
      <w:bookmarkStart w:id="173" w:name="_Toc88729736"/>
      <w:bookmarkStart w:id="174" w:name="_Toc88729737"/>
      <w:bookmarkStart w:id="175" w:name="_Toc88729739"/>
      <w:bookmarkStart w:id="176" w:name="_Toc88729741"/>
      <w:bookmarkStart w:id="177" w:name="_Toc88729743"/>
      <w:bookmarkStart w:id="178" w:name="_Toc88729747"/>
      <w:bookmarkStart w:id="179" w:name="_Toc88729756"/>
      <w:bookmarkStart w:id="180" w:name="_Toc88729757"/>
      <w:bookmarkStart w:id="181" w:name="_Toc88729758"/>
      <w:bookmarkStart w:id="182" w:name="_Toc88729759"/>
      <w:bookmarkStart w:id="183" w:name="_Toc37181023"/>
      <w:bookmarkEnd w:id="28"/>
      <w:bookmarkEnd w:id="29"/>
      <w:bookmarkEnd w:id="30"/>
      <w:bookmarkEnd w:id="31"/>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39FB236F" w14:textId="05112954" w:rsidR="00DC6655" w:rsidRDefault="003D6C63" w:rsidP="001B0116">
      <w:pPr>
        <w:pStyle w:val="Ttulo1"/>
      </w:pPr>
      <w:bookmarkStart w:id="184" w:name="_Toc222994817"/>
      <w:bookmarkEnd w:id="183"/>
      <w:r>
        <w:lastRenderedPageBreak/>
        <w:t>GESTOR DE SOLICITUDES</w:t>
      </w:r>
      <w:bookmarkEnd w:id="184"/>
    </w:p>
    <w:p w14:paraId="02728BBC" w14:textId="131A6A24" w:rsidR="0074424D" w:rsidRPr="002516DF" w:rsidRDefault="0074424D" w:rsidP="0074424D">
      <w:pPr>
        <w:rPr>
          <w:rFonts w:ascii="Santander Text" w:hAnsi="Santander Text"/>
        </w:rPr>
      </w:pPr>
      <w:r w:rsidRPr="002516DF">
        <w:rPr>
          <w:rFonts w:ascii="Santander Text" w:hAnsi="Santander Text"/>
        </w:rPr>
        <w:t>Una vez registrada la solicitud</w:t>
      </w:r>
      <w:r w:rsidR="00026267" w:rsidRPr="002516DF">
        <w:rPr>
          <w:rFonts w:ascii="Santander Text" w:hAnsi="Santander Text"/>
        </w:rPr>
        <w:t xml:space="preserve"> </w:t>
      </w:r>
      <w:r w:rsidRPr="002516DF">
        <w:rPr>
          <w:rFonts w:ascii="Santander Text" w:hAnsi="Santander Text"/>
        </w:rPr>
        <w:t xml:space="preserve">en el formulario </w:t>
      </w:r>
      <w:r w:rsidR="00026267" w:rsidRPr="002516DF">
        <w:rPr>
          <w:rFonts w:ascii="Santander Text" w:hAnsi="Santander Text"/>
        </w:rPr>
        <w:t>debe gestionarse de diferentes formas</w:t>
      </w:r>
    </w:p>
    <w:p w14:paraId="6F53F095" w14:textId="39618710" w:rsidR="00F3533C" w:rsidRPr="00F3533C" w:rsidRDefault="00A17940" w:rsidP="00F3533C">
      <w:pPr>
        <w:pStyle w:val="Ttulo2"/>
        <w:rPr>
          <w:lang w:val="pt-BR"/>
        </w:rPr>
      </w:pPr>
      <w:bookmarkStart w:id="185" w:name="_Toc222994818"/>
      <w:r w:rsidRPr="00A17940">
        <w:rPr>
          <w:lang w:val="pt-BR"/>
        </w:rPr>
        <w:t>Requerimentos para cada solicitud r</w:t>
      </w:r>
      <w:r>
        <w:rPr>
          <w:lang w:val="pt-BR"/>
        </w:rPr>
        <w:t>ecibida</w:t>
      </w:r>
      <w:bookmarkEnd w:id="185"/>
    </w:p>
    <w:p w14:paraId="281F594F" w14:textId="77388689" w:rsidR="00EA26FB" w:rsidRPr="002516DF" w:rsidRDefault="00B74CA5" w:rsidP="00B74CA5">
      <w:pPr>
        <w:spacing w:after="0"/>
        <w:rPr>
          <w:rFonts w:ascii="Santander Text" w:hAnsi="Santander Text"/>
          <w:sz w:val="21"/>
          <w:szCs w:val="21"/>
        </w:rPr>
      </w:pPr>
      <w:r w:rsidRPr="002516DF">
        <w:rPr>
          <w:rFonts w:ascii="Santander Text" w:hAnsi="Santander Text"/>
          <w:sz w:val="21"/>
          <w:szCs w:val="21"/>
        </w:rPr>
        <w:t>Cada solicitud debe generar un ticket automáticamente con cada petición que formule el solicitante. Las solicitudes tendrán un flujo de trabajo asociado en función del tipo de derecho seleccionado. Dichos flujos deben ser totalmente configurables por país y derecho, y debe</w:t>
      </w:r>
      <w:r w:rsidR="0017443D">
        <w:rPr>
          <w:rFonts w:ascii="Santander Text" w:hAnsi="Santander Text"/>
          <w:sz w:val="21"/>
          <w:szCs w:val="21"/>
        </w:rPr>
        <w:t xml:space="preserve">rán </w:t>
      </w:r>
      <w:r w:rsidRPr="002516DF">
        <w:rPr>
          <w:rFonts w:ascii="Santander Text" w:hAnsi="Santander Text"/>
          <w:sz w:val="21"/>
          <w:szCs w:val="21"/>
        </w:rPr>
        <w:t>ser lineal</w:t>
      </w:r>
      <w:r w:rsidR="0017443D">
        <w:rPr>
          <w:rFonts w:ascii="Santander Text" w:hAnsi="Santander Text"/>
          <w:sz w:val="21"/>
          <w:szCs w:val="21"/>
        </w:rPr>
        <w:t>es.</w:t>
      </w:r>
    </w:p>
    <w:p w14:paraId="13CE1DFF" w14:textId="77777777" w:rsidR="00A65702" w:rsidRPr="002516DF" w:rsidRDefault="00A65702" w:rsidP="00B74CA5">
      <w:pPr>
        <w:spacing w:after="0"/>
        <w:rPr>
          <w:rFonts w:ascii="Santander Text" w:hAnsi="Santander Text"/>
          <w:sz w:val="21"/>
          <w:szCs w:val="21"/>
        </w:rPr>
      </w:pPr>
    </w:p>
    <w:p w14:paraId="3478D970" w14:textId="3614F97E" w:rsidR="00A65702" w:rsidRPr="002516DF" w:rsidRDefault="00A65702" w:rsidP="00B74CA5">
      <w:pPr>
        <w:spacing w:after="0"/>
        <w:rPr>
          <w:rFonts w:ascii="Santander Text" w:hAnsi="Santander Text"/>
          <w:sz w:val="21"/>
          <w:szCs w:val="21"/>
        </w:rPr>
      </w:pPr>
      <w:r w:rsidRPr="002516DF">
        <w:rPr>
          <w:rFonts w:ascii="Santander Text" w:hAnsi="Santander Text"/>
          <w:sz w:val="21"/>
          <w:szCs w:val="21"/>
        </w:rPr>
        <w:t>Una vez registrada la solicitud, el resolutor debe poder cambiar a otro flujo de trabajo si es necesario (a otro derecho porque el usuario lo haya abierto erróneamente). Por ejemplo, el solicitante selecciona «derecho de acceso», pero en realidad quiere ejercer el «derecho de oposición». En este caso, el resolutor (back office) debe poder cambiar al flujo correcto.</w:t>
      </w:r>
      <w:r w:rsidR="00EA6AB7">
        <w:rPr>
          <w:rFonts w:ascii="Santander Text" w:hAnsi="Santander Text"/>
          <w:sz w:val="21"/>
          <w:szCs w:val="21"/>
        </w:rPr>
        <w:t xml:space="preserve"> Los flujos de cada derecho están definidos en el </w:t>
      </w:r>
      <w:hyperlink w:anchor="_DERECHOS_DISPONIBLES" w:history="1">
        <w:r w:rsidR="00EA6AB7" w:rsidRPr="00B80EA1">
          <w:rPr>
            <w:rStyle w:val="Hipervnculo"/>
            <w:rFonts w:ascii="Santander Text" w:hAnsi="Santander Text"/>
            <w:sz w:val="21"/>
            <w:szCs w:val="21"/>
          </w:rPr>
          <w:t>apartado 5</w:t>
        </w:r>
      </w:hyperlink>
      <w:r w:rsidR="00EA6AB7">
        <w:rPr>
          <w:rFonts w:ascii="Santander Text" w:hAnsi="Santander Text"/>
          <w:sz w:val="21"/>
          <w:szCs w:val="21"/>
        </w:rPr>
        <w:t xml:space="preserve"> de este documento. </w:t>
      </w:r>
    </w:p>
    <w:p w14:paraId="30B9BBFC" w14:textId="77777777" w:rsidR="00CE007A" w:rsidRPr="002516DF" w:rsidRDefault="00CE007A" w:rsidP="00B74CA5">
      <w:pPr>
        <w:spacing w:after="0"/>
        <w:rPr>
          <w:rFonts w:ascii="Santander Text" w:hAnsi="Santander Text"/>
          <w:sz w:val="21"/>
          <w:szCs w:val="21"/>
        </w:rPr>
      </w:pPr>
    </w:p>
    <w:p w14:paraId="51484D76" w14:textId="77777777" w:rsidR="00FF4233" w:rsidRDefault="00CE007A" w:rsidP="00CE007A">
      <w:pPr>
        <w:spacing w:after="0"/>
        <w:rPr>
          <w:rFonts w:ascii="Santander Text" w:hAnsi="Santander Text"/>
          <w:sz w:val="21"/>
          <w:szCs w:val="21"/>
        </w:rPr>
      </w:pPr>
      <w:r w:rsidRPr="002516DF">
        <w:rPr>
          <w:rFonts w:ascii="Santander Text" w:hAnsi="Santander Text"/>
          <w:sz w:val="21"/>
          <w:szCs w:val="21"/>
        </w:rPr>
        <w:t xml:space="preserve">Cada flujo de trabajo estará compuesto de fases (por ejemplo, validación de identidad, en gestión, pendiente resolutor y finalizado), que se asignarán al grupo resolutor por país correspondiente. </w:t>
      </w:r>
    </w:p>
    <w:p w14:paraId="5D71B2FD" w14:textId="2601A374" w:rsidR="00CE007A" w:rsidRDefault="00FF4233" w:rsidP="00CE007A">
      <w:pPr>
        <w:spacing w:after="0"/>
        <w:rPr>
          <w:rFonts w:ascii="Santander Text" w:hAnsi="Santander Text"/>
          <w:sz w:val="21"/>
          <w:szCs w:val="21"/>
        </w:rPr>
      </w:pPr>
      <w:del w:id="186" w:author="Rodriguez Martinez Beatriz" w:date="2026-02-11T16:53:00Z" w16du:dateUtc="2026-02-11T16:53:16Z">
        <w:r>
          <w:rPr>
            <w:rFonts w:ascii="Santander Text" w:hAnsi="Santander Text"/>
            <w:sz w:val="21"/>
            <w:szCs w:val="21"/>
          </w:rPr>
          <w:delText>Los tickets se asignarán manualmente</w:delText>
        </w:r>
        <w:r w:rsidR="008E2DBB">
          <w:rPr>
            <w:rFonts w:ascii="Santander Text" w:hAnsi="Santander Text"/>
            <w:sz w:val="21"/>
            <w:szCs w:val="21"/>
          </w:rPr>
          <w:delText xml:space="preserve">, cada uno de los analistas seleccionará los tickets con los que trabajar mediante un botón de </w:delText>
        </w:r>
        <w:r w:rsidRPr="459F28F7" w:rsidDel="008E2DBB">
          <w:rPr>
            <w:rFonts w:ascii="Santander Text" w:hAnsi="Santander Text"/>
            <w:sz w:val="21"/>
            <w:szCs w:val="21"/>
          </w:rPr>
          <w:delText>asignación</w:delText>
        </w:r>
      </w:del>
      <w:ins w:id="187" w:author="Rodriguez Martinez Beatriz" w:date="2026-02-11T16:53:00Z" w16du:dateUtc="2026-02-11T16:53:19Z">
        <w:r w:rsidR="2F683DF4" w:rsidRPr="459F28F7">
          <w:rPr>
            <w:rFonts w:ascii="Santander Text" w:hAnsi="Santander Text"/>
            <w:sz w:val="21"/>
            <w:szCs w:val="21"/>
          </w:rPr>
          <w:t xml:space="preserve">Cada gestión realizada por el </w:t>
        </w:r>
      </w:ins>
      <w:ins w:id="188" w:author="Rodriguez Martinez Beatriz" w:date="2026-02-11T16:53:00Z" w16du:dateUtc="2026-02-11T16:53:23Z">
        <w:r w:rsidR="2F683DF4" w:rsidRPr="11E28D99">
          <w:rPr>
            <w:rFonts w:ascii="Santander Text" w:hAnsi="Santander Text"/>
            <w:sz w:val="21"/>
            <w:szCs w:val="21"/>
          </w:rPr>
          <w:t xml:space="preserve">gestor quedará </w:t>
        </w:r>
      </w:ins>
      <w:ins w:id="189" w:author="Rodriguez Martinez Beatriz" w:date="2026-02-11T16:53:00Z" w16du:dateUtc="2026-02-11T16:53:29Z">
        <w:r w:rsidR="2F683DF4" w:rsidRPr="55D7E2CB">
          <w:rPr>
            <w:rFonts w:ascii="Santander Text" w:hAnsi="Santander Text"/>
            <w:sz w:val="21"/>
            <w:szCs w:val="21"/>
          </w:rPr>
          <w:t xml:space="preserve">trazada, </w:t>
        </w:r>
      </w:ins>
      <w:ins w:id="190" w:author="Rodriguez Martinez Beatriz" w:date="2026-02-11T16:53:00Z" w16du:dateUtc="2026-02-11T16:53:37Z">
        <w:r w:rsidR="2F683DF4" w:rsidRPr="63D7E800">
          <w:rPr>
            <w:rFonts w:ascii="Santander Text" w:hAnsi="Santander Text"/>
            <w:sz w:val="21"/>
            <w:szCs w:val="21"/>
          </w:rPr>
          <w:t>sin que consten asignaciones específicas</w:t>
        </w:r>
      </w:ins>
      <w:r w:rsidR="008E2DBB" w:rsidRPr="209A1405">
        <w:rPr>
          <w:rFonts w:ascii="Santander Text" w:hAnsi="Santander Text"/>
          <w:sz w:val="21"/>
          <w:szCs w:val="21"/>
        </w:rPr>
        <w:t>.</w:t>
      </w:r>
      <w:r w:rsidR="008E2DBB">
        <w:rPr>
          <w:rFonts w:ascii="Santander Text" w:hAnsi="Santander Text"/>
          <w:sz w:val="21"/>
          <w:szCs w:val="21"/>
        </w:rPr>
        <w:t xml:space="preserve"> </w:t>
      </w:r>
      <w:r w:rsidR="00CE007A" w:rsidRPr="002516DF">
        <w:rPr>
          <w:rFonts w:ascii="Santander Text" w:hAnsi="Santander Text"/>
          <w:sz w:val="21"/>
          <w:szCs w:val="21"/>
        </w:rPr>
        <w:t xml:space="preserve">Se avanzará a la siguiente fase cuando el resolutor marque como “completada” la anterior. Se avanzará en el flujo al pulsar completar fase. </w:t>
      </w:r>
    </w:p>
    <w:p w14:paraId="78AFAEF6" w14:textId="6F55A66C" w:rsidR="00C82020" w:rsidRPr="002516DF" w:rsidRDefault="00C82020" w:rsidP="00CE007A">
      <w:pPr>
        <w:spacing w:after="0"/>
        <w:rPr>
          <w:rFonts w:ascii="Santander Text" w:hAnsi="Santander Text"/>
          <w:sz w:val="21"/>
          <w:szCs w:val="21"/>
        </w:rPr>
      </w:pPr>
      <w:r>
        <w:rPr>
          <w:rFonts w:ascii="Santander Text" w:hAnsi="Santander Text"/>
          <w:sz w:val="21"/>
          <w:szCs w:val="21"/>
          <w:highlight w:val="cyan"/>
        </w:rPr>
        <w:t>[BRM]-&gt;</w:t>
      </w:r>
      <w:r w:rsidRPr="00C82020">
        <w:rPr>
          <w:rFonts w:ascii="Santander Text" w:hAnsi="Santander Text"/>
          <w:sz w:val="21"/>
          <w:szCs w:val="21"/>
          <w:highlight w:val="cyan"/>
        </w:rPr>
        <w:t>Aquí quiero plantearos una duda. Ahora mismo los flujos que hemos definidos son lineales y sencillo, pero con la fusión estamos viendo cómo se operará dado que los equipos están divididos. Es posible que en algún momento se deban hacer modificaciones de los flujos, por lo que me duda es: con la definición actual, ¿cómo de complejo seria modificar los flujos a posteriori? ¿en qué casos sería complejo, imposible o factible? Me gustaría tenerlo en mente por si acaso.</w:t>
      </w:r>
    </w:p>
    <w:p w14:paraId="1BDCC01B" w14:textId="77777777" w:rsidR="00D704F1" w:rsidRPr="002516DF" w:rsidRDefault="00D704F1" w:rsidP="00CE007A">
      <w:pPr>
        <w:spacing w:after="0"/>
        <w:rPr>
          <w:rFonts w:ascii="Santander Text" w:hAnsi="Santander Text"/>
          <w:sz w:val="21"/>
          <w:szCs w:val="21"/>
        </w:rPr>
      </w:pPr>
    </w:p>
    <w:p w14:paraId="54DF8EAE" w14:textId="5D2AC2EA" w:rsidR="00D704F1" w:rsidRDefault="00D704F1" w:rsidP="002516DF">
      <w:pPr>
        <w:spacing w:after="0"/>
        <w:rPr>
          <w:rFonts w:ascii="Santander Text" w:hAnsi="Santander Text"/>
          <w:sz w:val="21"/>
          <w:szCs w:val="21"/>
        </w:rPr>
      </w:pPr>
      <w:r w:rsidRPr="002516DF">
        <w:rPr>
          <w:rFonts w:ascii="Santander Text" w:hAnsi="Santander Text"/>
          <w:sz w:val="21"/>
          <w:szCs w:val="21"/>
        </w:rPr>
        <w:t xml:space="preserve">Cada fase tendrá asociadas tareas, que podrán ser obligatorias o no. Las tareas tendrán un </w:t>
      </w:r>
      <w:r w:rsidR="00B56D24">
        <w:rPr>
          <w:rFonts w:ascii="Santander Text" w:hAnsi="Santander Text"/>
          <w:sz w:val="21"/>
          <w:szCs w:val="21"/>
        </w:rPr>
        <w:t>estado</w:t>
      </w:r>
      <w:r w:rsidRPr="002516DF">
        <w:rPr>
          <w:rFonts w:ascii="Santander Text" w:hAnsi="Santander Text"/>
          <w:sz w:val="21"/>
          <w:szCs w:val="21"/>
        </w:rPr>
        <w:t xml:space="preserve"> asociado (No iniciado, en curso, finalizada). </w:t>
      </w:r>
    </w:p>
    <w:p w14:paraId="5B07036F" w14:textId="77777777" w:rsidR="00312205" w:rsidRPr="002516DF" w:rsidRDefault="00312205" w:rsidP="002516DF">
      <w:pPr>
        <w:spacing w:after="0"/>
        <w:rPr>
          <w:rFonts w:ascii="Santander Text" w:hAnsi="Santander Text"/>
          <w:sz w:val="21"/>
          <w:szCs w:val="21"/>
        </w:rPr>
      </w:pPr>
    </w:p>
    <w:p w14:paraId="0C2C8E1E" w14:textId="77777777" w:rsidR="008E23A3" w:rsidRDefault="008E23A3" w:rsidP="008E23A3">
      <w:pPr>
        <w:keepNext/>
        <w:spacing w:after="0"/>
      </w:pPr>
      <w:r w:rsidRPr="008E23A3">
        <w:rPr>
          <w:noProof/>
        </w:rPr>
        <w:lastRenderedPageBreak/>
        <w:drawing>
          <wp:inline distT="0" distB="0" distL="0" distR="0" wp14:anchorId="6E73C234" wp14:editId="286FB784">
            <wp:extent cx="4983914" cy="2562447"/>
            <wp:effectExtent l="0" t="0" r="7620" b="0"/>
            <wp:docPr id="1538428460" name="Imagen 1"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8460" name="Imagen 1" descr="Imagen que contiene Rectángulo&#10;&#10;El contenido generado por IA puede ser incorrecto."/>
                    <pic:cNvPicPr/>
                  </pic:nvPicPr>
                  <pic:blipFill>
                    <a:blip r:embed="rId23"/>
                    <a:stretch>
                      <a:fillRect/>
                    </a:stretch>
                  </pic:blipFill>
                  <pic:spPr>
                    <a:xfrm>
                      <a:off x="0" y="0"/>
                      <a:ext cx="4995438" cy="2568372"/>
                    </a:xfrm>
                    <a:prstGeom prst="rect">
                      <a:avLst/>
                    </a:prstGeom>
                  </pic:spPr>
                </pic:pic>
              </a:graphicData>
            </a:graphic>
          </wp:inline>
        </w:drawing>
      </w:r>
    </w:p>
    <w:p w14:paraId="22C0E72F" w14:textId="2DB2F155" w:rsidR="00CE007A" w:rsidRDefault="008E23A3" w:rsidP="008E23A3">
      <w:pPr>
        <w:pStyle w:val="Descripcin"/>
      </w:pPr>
      <w:r>
        <w:t xml:space="preserve">Imagen </w:t>
      </w:r>
      <w:r>
        <w:fldChar w:fldCharType="begin"/>
      </w:r>
      <w:r>
        <w:instrText xml:space="preserve"> SEQ Imagen \* ARABIC </w:instrText>
      </w:r>
      <w:r>
        <w:fldChar w:fldCharType="separate"/>
      </w:r>
      <w:r w:rsidR="00F945FC">
        <w:rPr>
          <w:noProof/>
        </w:rPr>
        <w:t>2</w:t>
      </w:r>
      <w:r>
        <w:fldChar w:fldCharType="end"/>
      </w:r>
      <w:r>
        <w:t xml:space="preserve">. </w:t>
      </w:r>
      <w:r w:rsidR="0073031C">
        <w:t>Flujo de trabajo de cada solicitud.</w:t>
      </w:r>
    </w:p>
    <w:p w14:paraId="7C795DCA" w14:textId="15BE46F0" w:rsidR="00D513A4" w:rsidRPr="002516DF" w:rsidRDefault="00D77D60" w:rsidP="00B74CA5">
      <w:pPr>
        <w:spacing w:after="0"/>
        <w:rPr>
          <w:rFonts w:ascii="Santander Text" w:hAnsi="Santander Text"/>
          <w:sz w:val="21"/>
          <w:szCs w:val="21"/>
        </w:rPr>
      </w:pPr>
      <w:r w:rsidRPr="002516DF">
        <w:rPr>
          <w:rFonts w:ascii="Santander Text" w:hAnsi="Santander Text"/>
          <w:sz w:val="21"/>
          <w:szCs w:val="21"/>
        </w:rPr>
        <w:t>Cuando se marque como completada una fase, se validará que todo lo obligatorio esté completado.</w:t>
      </w:r>
    </w:p>
    <w:p w14:paraId="7C6AB4AF" w14:textId="77777777" w:rsidR="00D77D60" w:rsidRDefault="00D77D60" w:rsidP="00B74CA5">
      <w:pPr>
        <w:spacing w:after="0"/>
      </w:pPr>
    </w:p>
    <w:p w14:paraId="65F7D3B0" w14:textId="7E620242" w:rsidR="00334BAF" w:rsidRPr="002516DF" w:rsidRDefault="00334BAF" w:rsidP="00B74CA5">
      <w:pPr>
        <w:spacing w:after="0"/>
        <w:rPr>
          <w:rFonts w:ascii="Santander Text" w:hAnsi="Santander Text"/>
          <w:sz w:val="21"/>
          <w:szCs w:val="21"/>
        </w:rPr>
      </w:pPr>
      <w:r w:rsidRPr="002516DF">
        <w:rPr>
          <w:rFonts w:ascii="Santander Text" w:hAnsi="Santander Text"/>
          <w:sz w:val="21"/>
          <w:szCs w:val="21"/>
        </w:rPr>
        <w:t xml:space="preserve">Los resolutores deben poder </w:t>
      </w:r>
      <w:r w:rsidR="009373F3" w:rsidRPr="002516DF">
        <w:rPr>
          <w:rFonts w:ascii="Santander Text" w:hAnsi="Santander Text"/>
          <w:sz w:val="21"/>
          <w:szCs w:val="21"/>
        </w:rPr>
        <w:t>ser cambiados.</w:t>
      </w:r>
      <w:r w:rsidR="002F7AB3">
        <w:rPr>
          <w:rFonts w:ascii="Santander Text" w:hAnsi="Santander Text"/>
          <w:sz w:val="21"/>
          <w:szCs w:val="21"/>
        </w:rPr>
        <w:t xml:space="preserve"> </w:t>
      </w:r>
    </w:p>
    <w:p w14:paraId="4E4DD92D" w14:textId="77777777" w:rsidR="002639FD" w:rsidRPr="002516DF" w:rsidRDefault="002639FD" w:rsidP="00B74CA5">
      <w:pPr>
        <w:spacing w:after="0"/>
        <w:rPr>
          <w:rFonts w:ascii="Santander Text" w:hAnsi="Santander Text"/>
          <w:sz w:val="21"/>
          <w:szCs w:val="21"/>
        </w:rPr>
      </w:pPr>
    </w:p>
    <w:p w14:paraId="1CD5F035" w14:textId="3F778612" w:rsidR="00D513A4" w:rsidRPr="00173D86" w:rsidRDefault="00947715" w:rsidP="00B74CA5">
      <w:pPr>
        <w:spacing w:after="0"/>
        <w:rPr>
          <w:rFonts w:ascii="Santander Text" w:hAnsi="Santander Text"/>
        </w:rPr>
      </w:pPr>
      <w:r w:rsidRPr="00173D86">
        <w:rPr>
          <w:rFonts w:ascii="Santander Text" w:hAnsi="Santander Text"/>
        </w:rPr>
        <w:t xml:space="preserve">La pantalla del resolutor de BO debe tener una sección con los tickets del mismo solicitante (para que pueda ver si ha realizado una petición similar anteriormente) y debe permitir acceder a ese ticket con un solo click. </w:t>
      </w:r>
      <w:r w:rsidR="0074738F" w:rsidRPr="00173D86">
        <w:rPr>
          <w:rFonts w:ascii="Santander Text" w:hAnsi="Santander Text"/>
        </w:rPr>
        <w:t>Debe poder filtrarse por número de identificación del cliente, en el caso de España</w:t>
      </w:r>
      <w:r w:rsidR="00AA67AE">
        <w:rPr>
          <w:rFonts w:ascii="Santander Text" w:hAnsi="Santander Text"/>
        </w:rPr>
        <w:t>,</w:t>
      </w:r>
      <w:r w:rsidR="0074738F" w:rsidRPr="00173D86">
        <w:rPr>
          <w:rFonts w:ascii="Santander Text" w:hAnsi="Santander Text"/>
        </w:rPr>
        <w:t xml:space="preserve"> por DNI</w:t>
      </w:r>
      <w:r w:rsidR="002516DF" w:rsidRPr="00173D86">
        <w:rPr>
          <w:rFonts w:ascii="Santander Text" w:hAnsi="Santander Text"/>
        </w:rPr>
        <w:t>.</w:t>
      </w:r>
    </w:p>
    <w:p w14:paraId="7A43F93A" w14:textId="77777777" w:rsidR="002516DF" w:rsidRPr="002516DF" w:rsidRDefault="002516DF" w:rsidP="00B74CA5">
      <w:pPr>
        <w:spacing w:after="0"/>
        <w:rPr>
          <w:sz w:val="24"/>
          <w:szCs w:val="24"/>
        </w:rPr>
      </w:pPr>
    </w:p>
    <w:p w14:paraId="206C3201" w14:textId="71C70410" w:rsidR="002516DF" w:rsidRPr="00173D86" w:rsidRDefault="002516DF" w:rsidP="00B74CA5">
      <w:pPr>
        <w:spacing w:after="0"/>
        <w:rPr>
          <w:rFonts w:ascii="Santander Text" w:hAnsi="Santander Text"/>
        </w:rPr>
      </w:pPr>
      <w:r w:rsidRPr="00173D86">
        <w:rPr>
          <w:rFonts w:ascii="Santander Text" w:hAnsi="Santander Text"/>
        </w:rPr>
        <w:t xml:space="preserve">La solicitud tendrá un plazo máximo de respuesta de 30 días desde su </w:t>
      </w:r>
      <w:r w:rsidRPr="00173D86">
        <w:rPr>
          <w:rFonts w:ascii="Santander Text" w:hAnsi="Santander Text"/>
          <w:u w:val="single"/>
        </w:rPr>
        <w:t>entrada</w:t>
      </w:r>
      <w:r w:rsidRPr="00173D86">
        <w:rPr>
          <w:rFonts w:ascii="Santander Text" w:hAnsi="Santander Text"/>
        </w:rPr>
        <w:t>, que podrá ser prorrogado otros 30 días en 2 ocasiones.</w:t>
      </w:r>
    </w:p>
    <w:p w14:paraId="084DEAC3" w14:textId="590A1B70" w:rsidR="002718DD" w:rsidRPr="00173D86" w:rsidRDefault="002718DD" w:rsidP="00B74CA5">
      <w:pPr>
        <w:spacing w:after="0"/>
        <w:rPr>
          <w:rFonts w:ascii="Santander Text" w:hAnsi="Santander Text"/>
        </w:rPr>
      </w:pPr>
      <w:r w:rsidRPr="00173D86">
        <w:rPr>
          <w:rFonts w:ascii="Santander Text" w:hAnsi="Santander Text"/>
        </w:rPr>
        <w:t>Cuando se prorrogue el estado debe cambiar a “Prorrogado pendiente”</w:t>
      </w:r>
      <w:r w:rsidR="00A64ACA" w:rsidRPr="00173D86">
        <w:rPr>
          <w:rFonts w:ascii="Santander Text" w:hAnsi="Santander Text"/>
        </w:rPr>
        <w:t>, y para poder prorrogarlo se debe tener una acción a nivel del ticket que se pueda ejecutar. Al ejecutarla el BO, se debe:</w:t>
      </w:r>
    </w:p>
    <w:p w14:paraId="16EF7A9C" w14:textId="4115F02C" w:rsidR="00A64ACA" w:rsidRPr="0017443D" w:rsidRDefault="00EC40CF" w:rsidP="00173D86">
      <w:pPr>
        <w:pStyle w:val="Prrafodelista"/>
        <w:numPr>
          <w:ilvl w:val="0"/>
          <w:numId w:val="30"/>
        </w:numPr>
        <w:spacing w:after="0"/>
        <w:rPr>
          <w:rFonts w:ascii="Santander Text" w:hAnsi="Santander Text"/>
          <w:lang w:val="es-ES"/>
        </w:rPr>
      </w:pPr>
      <w:r w:rsidRPr="0017443D">
        <w:rPr>
          <w:rFonts w:ascii="Santander Text" w:hAnsi="Santander Text"/>
          <w:lang w:val="es-ES"/>
        </w:rPr>
        <w:t>Modificar el plazo sumando 30 días naturales (fecha de vencimiento)</w:t>
      </w:r>
    </w:p>
    <w:p w14:paraId="2E948289" w14:textId="2D3F130C" w:rsidR="00EC40CF" w:rsidRPr="0017443D" w:rsidRDefault="00EC40CF" w:rsidP="00173D86">
      <w:pPr>
        <w:pStyle w:val="Prrafodelista"/>
        <w:numPr>
          <w:ilvl w:val="0"/>
          <w:numId w:val="30"/>
        </w:numPr>
        <w:spacing w:after="0"/>
        <w:rPr>
          <w:rFonts w:ascii="Santander Text" w:hAnsi="Santander Text"/>
          <w:lang w:val="es-ES"/>
        </w:rPr>
      </w:pPr>
      <w:r w:rsidRPr="0017443D">
        <w:rPr>
          <w:rFonts w:ascii="Santander Text" w:hAnsi="Santander Text"/>
          <w:lang w:val="es-ES"/>
        </w:rPr>
        <w:t>Enviar un email automático al cliente</w:t>
      </w:r>
    </w:p>
    <w:p w14:paraId="5F220003" w14:textId="0DF6C329" w:rsidR="00EC40CF" w:rsidRPr="0017443D" w:rsidRDefault="00895348" w:rsidP="00173D86">
      <w:pPr>
        <w:pStyle w:val="Prrafodelista"/>
        <w:numPr>
          <w:ilvl w:val="0"/>
          <w:numId w:val="30"/>
        </w:numPr>
        <w:spacing w:after="0"/>
        <w:rPr>
          <w:rFonts w:ascii="Santander Text" w:hAnsi="Santander Text"/>
          <w:lang w:val="es-ES"/>
        </w:rPr>
      </w:pPr>
      <w:r w:rsidRPr="0017443D">
        <w:rPr>
          <w:rFonts w:ascii="Santander Text" w:hAnsi="Santander Text"/>
          <w:lang w:val="es-ES"/>
        </w:rPr>
        <w:t xml:space="preserve">Modificar el estado </w:t>
      </w:r>
      <w:r w:rsidR="004B3157" w:rsidRPr="0017443D">
        <w:rPr>
          <w:rFonts w:ascii="Santander Text" w:hAnsi="Santander Text"/>
          <w:lang w:val="es-ES"/>
        </w:rPr>
        <w:t>(prorroga 1 – pendiente; prorroga 2 – pendiente)</w:t>
      </w:r>
    </w:p>
    <w:p w14:paraId="54303B1B" w14:textId="5E2482A0" w:rsidR="004B3157" w:rsidRPr="00173D86" w:rsidRDefault="004B3157" w:rsidP="00173D86">
      <w:pPr>
        <w:pStyle w:val="Prrafodelista"/>
        <w:numPr>
          <w:ilvl w:val="0"/>
          <w:numId w:val="30"/>
        </w:numPr>
        <w:spacing w:after="0"/>
        <w:rPr>
          <w:rFonts w:ascii="Santander Text" w:hAnsi="Santander Text"/>
          <w:lang w:val="es-ES"/>
        </w:rPr>
      </w:pPr>
      <w:r w:rsidRPr="0017443D">
        <w:rPr>
          <w:rFonts w:ascii="Santander Text" w:hAnsi="Santander Text"/>
          <w:lang w:val="es-ES"/>
        </w:rPr>
        <w:t>Botón de confirmar indicando todo lo que conlleva</w:t>
      </w:r>
      <w:r w:rsidR="00EF0A1F" w:rsidRPr="0017443D">
        <w:rPr>
          <w:rFonts w:ascii="Santander Text" w:hAnsi="Santander Text"/>
          <w:lang w:val="es-ES"/>
        </w:rPr>
        <w:t xml:space="preserve">, y si es primera o segunda extensión. </w:t>
      </w:r>
      <w:r w:rsidR="00EF0A1F" w:rsidRPr="00671C18">
        <w:rPr>
          <w:rFonts w:ascii="Santander Text" w:hAnsi="Santander Text"/>
          <w:lang w:val="es-ES"/>
        </w:rPr>
        <w:t xml:space="preserve">En caso de que se solicite por tercera vez, </w:t>
      </w:r>
      <w:r w:rsidR="00752AB2">
        <w:rPr>
          <w:rFonts w:ascii="Santander Text" w:hAnsi="Santander Text"/>
          <w:lang w:val="es-ES"/>
        </w:rPr>
        <w:t>deshabilitar la opción de prórroga</w:t>
      </w:r>
    </w:p>
    <w:p w14:paraId="0A82490E" w14:textId="77777777" w:rsidR="00173D86" w:rsidRDefault="00173D86" w:rsidP="00173D86">
      <w:pPr>
        <w:spacing w:after="0"/>
        <w:rPr>
          <w:rFonts w:ascii="Santander Text" w:hAnsi="Santander Text"/>
        </w:rPr>
      </w:pPr>
    </w:p>
    <w:p w14:paraId="4AC3BCB8" w14:textId="77777777" w:rsidR="00671C18" w:rsidRDefault="00671C18" w:rsidP="00173D86">
      <w:pPr>
        <w:spacing w:after="0"/>
        <w:rPr>
          <w:rFonts w:ascii="Santander Text" w:hAnsi="Santander Text"/>
        </w:rPr>
      </w:pPr>
    </w:p>
    <w:p w14:paraId="7041B1CB" w14:textId="35947D57" w:rsidR="001341EF" w:rsidRPr="00173D86" w:rsidRDefault="00E34ED9" w:rsidP="001341EF">
      <w:pPr>
        <w:pStyle w:val="Ttulo3"/>
        <w:ind w:left="720"/>
      </w:pPr>
      <w:bookmarkStart w:id="191" w:name="_Toc222994819"/>
      <w:r>
        <w:t xml:space="preserve">Información generada </w:t>
      </w:r>
      <w:r w:rsidR="00AC657B">
        <w:t>en</w:t>
      </w:r>
      <w:r>
        <w:t xml:space="preserve"> cada solicitud</w:t>
      </w:r>
      <w:bookmarkEnd w:id="191"/>
    </w:p>
    <w:p w14:paraId="603F3E34" w14:textId="77777777" w:rsidR="00173D86" w:rsidRPr="00173D86" w:rsidRDefault="00173D86" w:rsidP="00173D86">
      <w:pPr>
        <w:ind w:left="-218"/>
        <w:rPr>
          <w:rFonts w:ascii="Santander Text" w:hAnsi="Santander Text"/>
        </w:rPr>
      </w:pPr>
      <w:r w:rsidRPr="00173D86">
        <w:rPr>
          <w:rFonts w:ascii="Santander Text" w:hAnsi="Santander Text"/>
        </w:rPr>
        <w:t xml:space="preserve">Para cada solicitud, debe constar la siguiente información: </w:t>
      </w:r>
    </w:p>
    <w:p w14:paraId="75422F5F" w14:textId="77777777" w:rsidR="00173D86" w:rsidRPr="00173D86" w:rsidRDefault="00173D86" w:rsidP="00173D86">
      <w:pPr>
        <w:pStyle w:val="Prrafodelista"/>
        <w:numPr>
          <w:ilvl w:val="0"/>
          <w:numId w:val="29"/>
        </w:numPr>
        <w:spacing w:before="0" w:after="160" w:line="259" w:lineRule="auto"/>
        <w:rPr>
          <w:rFonts w:ascii="Santander Text" w:hAnsi="Santander Text"/>
          <w:szCs w:val="22"/>
          <w:lang w:val="es-ES"/>
        </w:rPr>
      </w:pPr>
      <w:r w:rsidRPr="00173D86">
        <w:rPr>
          <w:rFonts w:ascii="Santander Text" w:hAnsi="Santander Text"/>
          <w:szCs w:val="22"/>
          <w:u w:val="single"/>
          <w:lang w:val="es-ES"/>
        </w:rPr>
        <w:lastRenderedPageBreak/>
        <w:t>Todos los procedentes del formulario</w:t>
      </w:r>
      <w:r w:rsidRPr="00173D86">
        <w:rPr>
          <w:rFonts w:ascii="Santander Text" w:hAnsi="Santander Text"/>
          <w:szCs w:val="22"/>
          <w:lang w:val="es-ES"/>
        </w:rPr>
        <w:t xml:space="preserve">: </w:t>
      </w:r>
    </w:p>
    <w:p w14:paraId="07205197" w14:textId="77777777" w:rsidR="00173D86" w:rsidRPr="00173D86" w:rsidRDefault="00173D86" w:rsidP="00173D86">
      <w:pPr>
        <w:pStyle w:val="Prrafodelista"/>
        <w:ind w:left="142"/>
        <w:rPr>
          <w:rFonts w:ascii="Santander Text" w:hAnsi="Santander Text"/>
          <w:szCs w:val="22"/>
          <w:lang w:val="es-ES"/>
        </w:rPr>
      </w:pPr>
    </w:p>
    <w:p w14:paraId="7DE6CDEA" w14:textId="77777777" w:rsidR="00173D86" w:rsidRPr="00173D86" w:rsidRDefault="00173D86" w:rsidP="00173D86">
      <w:pPr>
        <w:pStyle w:val="Prrafodelista"/>
        <w:numPr>
          <w:ilvl w:val="0"/>
          <w:numId w:val="28"/>
        </w:numPr>
        <w:spacing w:before="0" w:after="160" w:line="259" w:lineRule="auto"/>
        <w:rPr>
          <w:rFonts w:ascii="Santander Text" w:hAnsi="Santander Text"/>
          <w:szCs w:val="22"/>
        </w:rPr>
      </w:pPr>
      <w:r w:rsidRPr="00173D86">
        <w:rPr>
          <w:rFonts w:ascii="Santander Text" w:hAnsi="Santander Text"/>
          <w:szCs w:val="22"/>
        </w:rPr>
        <w:t>Nombre completo del solicitante.</w:t>
      </w:r>
    </w:p>
    <w:p w14:paraId="1A7695D4" w14:textId="77777777" w:rsidR="00173D86" w:rsidRPr="00173D86" w:rsidRDefault="00173D86" w:rsidP="00173D86">
      <w:pPr>
        <w:pStyle w:val="Prrafodelista"/>
        <w:numPr>
          <w:ilvl w:val="0"/>
          <w:numId w:val="28"/>
        </w:numPr>
        <w:spacing w:before="0" w:after="160" w:line="259" w:lineRule="auto"/>
        <w:rPr>
          <w:rFonts w:ascii="Santander Text" w:hAnsi="Santander Text"/>
          <w:szCs w:val="22"/>
        </w:rPr>
      </w:pPr>
      <w:r w:rsidRPr="00173D86">
        <w:rPr>
          <w:rFonts w:ascii="Santander Text" w:hAnsi="Santander Text"/>
          <w:szCs w:val="22"/>
        </w:rPr>
        <w:t>Email</w:t>
      </w:r>
    </w:p>
    <w:p w14:paraId="525E9765" w14:textId="77777777" w:rsidR="00173D86" w:rsidRPr="00173D86" w:rsidRDefault="00173D86" w:rsidP="00173D86">
      <w:pPr>
        <w:pStyle w:val="Prrafodelista"/>
        <w:numPr>
          <w:ilvl w:val="0"/>
          <w:numId w:val="28"/>
        </w:numPr>
        <w:spacing w:before="0" w:after="160" w:line="259" w:lineRule="auto"/>
        <w:rPr>
          <w:rFonts w:ascii="Santander Text" w:hAnsi="Santander Text"/>
          <w:szCs w:val="22"/>
          <w:lang w:val="es-ES"/>
        </w:rPr>
      </w:pPr>
      <w:r w:rsidRPr="00173D86">
        <w:rPr>
          <w:rFonts w:ascii="Santander Text" w:hAnsi="Santander Text"/>
          <w:szCs w:val="22"/>
          <w:lang w:val="es-ES"/>
        </w:rPr>
        <w:t>Número de identificación (DNI, NIE u otro identificador de cada país)</w:t>
      </w:r>
    </w:p>
    <w:p w14:paraId="11E2CC12" w14:textId="77777777" w:rsidR="00173D86" w:rsidRPr="00173D86" w:rsidRDefault="00173D86" w:rsidP="00173D86">
      <w:pPr>
        <w:pStyle w:val="Prrafodelista"/>
        <w:numPr>
          <w:ilvl w:val="0"/>
          <w:numId w:val="28"/>
        </w:numPr>
        <w:spacing w:before="0" w:after="160" w:line="259" w:lineRule="auto"/>
        <w:rPr>
          <w:rFonts w:ascii="Santander Text" w:hAnsi="Santander Text"/>
          <w:szCs w:val="22"/>
        </w:rPr>
      </w:pPr>
      <w:r w:rsidRPr="00173D86">
        <w:rPr>
          <w:rFonts w:ascii="Santander Text" w:hAnsi="Santander Text"/>
          <w:szCs w:val="22"/>
        </w:rPr>
        <w:t>Derecho solicitado</w:t>
      </w:r>
    </w:p>
    <w:p w14:paraId="44BB81DD" w14:textId="77777777" w:rsidR="00173D86" w:rsidRPr="00173D86" w:rsidRDefault="00173D86" w:rsidP="00173D86">
      <w:pPr>
        <w:pStyle w:val="Prrafodelista"/>
        <w:numPr>
          <w:ilvl w:val="0"/>
          <w:numId w:val="28"/>
        </w:numPr>
        <w:spacing w:before="0" w:after="160" w:line="259" w:lineRule="auto"/>
        <w:rPr>
          <w:rFonts w:ascii="Santander Text" w:hAnsi="Santander Text"/>
          <w:szCs w:val="22"/>
          <w:lang w:val="pt-BR"/>
        </w:rPr>
      </w:pPr>
      <w:r w:rsidRPr="00173D86">
        <w:rPr>
          <w:rFonts w:ascii="Santander Text" w:hAnsi="Santander Text"/>
          <w:szCs w:val="22"/>
          <w:lang w:val="pt-BR"/>
        </w:rPr>
        <w:t>Tipo de interesado: titular o representante</w:t>
      </w:r>
    </w:p>
    <w:p w14:paraId="6871E562" w14:textId="77777777" w:rsidR="00173D86" w:rsidRPr="00173D86" w:rsidRDefault="00173D86" w:rsidP="00173D86">
      <w:pPr>
        <w:pStyle w:val="Prrafodelista"/>
        <w:numPr>
          <w:ilvl w:val="0"/>
          <w:numId w:val="28"/>
        </w:numPr>
        <w:spacing w:before="0" w:after="160" w:line="259" w:lineRule="auto"/>
        <w:rPr>
          <w:rFonts w:ascii="Santander Text" w:hAnsi="Santander Text"/>
          <w:szCs w:val="22"/>
          <w:lang w:val="es-ES"/>
        </w:rPr>
      </w:pPr>
      <w:r w:rsidRPr="00173D86">
        <w:rPr>
          <w:rFonts w:ascii="Santander Text" w:hAnsi="Santander Text"/>
          <w:szCs w:val="22"/>
          <w:lang w:val="es-ES"/>
        </w:rPr>
        <w:t>Justificación (campo de texto libre)</w:t>
      </w:r>
    </w:p>
    <w:p w14:paraId="7479C23B" w14:textId="77777777" w:rsidR="00173D86" w:rsidRPr="00173D86" w:rsidRDefault="00173D86" w:rsidP="00173D86">
      <w:pPr>
        <w:pStyle w:val="Prrafodelista"/>
        <w:numPr>
          <w:ilvl w:val="0"/>
          <w:numId w:val="28"/>
        </w:numPr>
        <w:spacing w:before="0" w:after="160" w:line="259" w:lineRule="auto"/>
        <w:rPr>
          <w:rFonts w:ascii="Santander Text" w:hAnsi="Santander Text"/>
          <w:szCs w:val="22"/>
        </w:rPr>
      </w:pPr>
      <w:r w:rsidRPr="00173D86">
        <w:rPr>
          <w:rFonts w:ascii="Santander Text" w:hAnsi="Santander Text"/>
          <w:szCs w:val="22"/>
        </w:rPr>
        <w:t>Documentos adjuntos</w:t>
      </w:r>
    </w:p>
    <w:p w14:paraId="7E1D4545" w14:textId="77777777" w:rsidR="00173D86" w:rsidRDefault="00173D86" w:rsidP="00173D86">
      <w:pPr>
        <w:pStyle w:val="Prrafodelista"/>
        <w:numPr>
          <w:ilvl w:val="0"/>
          <w:numId w:val="28"/>
        </w:numPr>
        <w:spacing w:before="0" w:after="160" w:line="259" w:lineRule="auto"/>
        <w:rPr>
          <w:rFonts w:ascii="Santander Text" w:hAnsi="Santander Text"/>
          <w:szCs w:val="22"/>
        </w:rPr>
      </w:pPr>
      <w:r w:rsidRPr="00173D86">
        <w:rPr>
          <w:rFonts w:ascii="Santander Text" w:hAnsi="Santander Text"/>
          <w:szCs w:val="22"/>
        </w:rPr>
        <w:t>Idioma</w:t>
      </w:r>
    </w:p>
    <w:p w14:paraId="128051B3" w14:textId="186E4E7E" w:rsidR="00E34ED9" w:rsidRDefault="001A26DE" w:rsidP="006E2E5D">
      <w:pPr>
        <w:ind w:left="-218"/>
        <w:rPr>
          <w:rFonts w:ascii="Santander Text" w:hAnsi="Santander Text"/>
        </w:rPr>
      </w:pPr>
      <w:commentRangeStart w:id="192"/>
      <w:r w:rsidRPr="006E2E5D">
        <w:rPr>
          <w:rFonts w:ascii="Santander Text" w:hAnsi="Santander Text"/>
        </w:rPr>
        <w:t xml:space="preserve">Hay que tener en cuenta que dependiendo del derecho cambian los campos y también tener en cuenta que si se selecciona </w:t>
      </w:r>
      <w:r w:rsidR="006E2E5D" w:rsidRPr="006E2E5D">
        <w:rPr>
          <w:rFonts w:ascii="Santander Text" w:hAnsi="Santander Text"/>
        </w:rPr>
        <w:t>representante también se pedirán campos adicionales.</w:t>
      </w:r>
      <w:commentRangeEnd w:id="192"/>
      <w:r w:rsidR="0037593C">
        <w:rPr>
          <w:rStyle w:val="Refdecomentario"/>
          <w:rFonts w:ascii="Santander Text" w:hAnsi="Santander Text"/>
          <w:sz w:val="22"/>
          <w:szCs w:val="22"/>
        </w:rPr>
        <w:commentReference w:id="192"/>
      </w:r>
    </w:p>
    <w:p w14:paraId="28B427AC" w14:textId="77777777" w:rsidR="009836C0" w:rsidRDefault="009836C0" w:rsidP="006E2E5D">
      <w:pPr>
        <w:ind w:left="-218"/>
        <w:rPr>
          <w:rFonts w:ascii="Santander Text" w:hAnsi="Santander Text"/>
        </w:rPr>
      </w:pPr>
    </w:p>
    <w:p w14:paraId="4AB5564E" w14:textId="77777777" w:rsidR="009836C0" w:rsidRDefault="009836C0" w:rsidP="009836C0">
      <w:pPr>
        <w:pStyle w:val="Prrafodelista"/>
        <w:numPr>
          <w:ilvl w:val="0"/>
          <w:numId w:val="29"/>
        </w:numPr>
        <w:spacing w:before="0" w:after="160" w:line="259" w:lineRule="auto"/>
        <w:rPr>
          <w:rFonts w:ascii="Santander Text" w:hAnsi="Santander Text"/>
          <w:szCs w:val="22"/>
          <w:u w:val="single"/>
          <w:lang w:val="es-ES"/>
        </w:rPr>
      </w:pPr>
      <w:r w:rsidRPr="009836C0">
        <w:rPr>
          <w:rFonts w:ascii="Santander Text" w:hAnsi="Santander Text"/>
          <w:szCs w:val="22"/>
          <w:u w:val="single"/>
          <w:lang w:val="es-ES"/>
        </w:rPr>
        <w:t xml:space="preserve">Generados automáticamente por el gestor: </w:t>
      </w:r>
    </w:p>
    <w:p w14:paraId="7AD01B37" w14:textId="77777777" w:rsidR="009836C0" w:rsidRPr="009836C0" w:rsidRDefault="009836C0" w:rsidP="009836C0">
      <w:pPr>
        <w:pStyle w:val="Prrafodelista"/>
        <w:spacing w:before="0" w:after="160" w:line="259" w:lineRule="auto"/>
        <w:ind w:left="142"/>
        <w:rPr>
          <w:rFonts w:ascii="Santander Text" w:hAnsi="Santander Text"/>
          <w:szCs w:val="22"/>
          <w:u w:val="single"/>
          <w:lang w:val="es-ES"/>
        </w:rPr>
      </w:pPr>
    </w:p>
    <w:p w14:paraId="4C29E311"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 xml:space="preserve">ID de la petición (número generado por la herramienta para identificar cada solicitud). </w:t>
      </w:r>
    </w:p>
    <w:p w14:paraId="7DF8F37D" w14:textId="77777777" w:rsidR="009836C0" w:rsidRPr="009836C0" w:rsidRDefault="009836C0" w:rsidP="009836C0">
      <w:pPr>
        <w:pStyle w:val="Prrafodelista"/>
        <w:numPr>
          <w:ilvl w:val="0"/>
          <w:numId w:val="28"/>
        </w:numPr>
        <w:spacing w:before="0" w:after="160" w:line="259" w:lineRule="auto"/>
        <w:rPr>
          <w:rFonts w:ascii="Santander Text" w:hAnsi="Santander Text"/>
          <w:szCs w:val="22"/>
        </w:rPr>
      </w:pPr>
      <w:r w:rsidRPr="009836C0">
        <w:rPr>
          <w:rFonts w:ascii="Santander Text" w:hAnsi="Santander Text"/>
          <w:szCs w:val="22"/>
        </w:rPr>
        <w:t>Fecha de entrada</w:t>
      </w:r>
    </w:p>
    <w:p w14:paraId="52A20D54" w14:textId="260240A6"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Hora de entrada (con el formato hora y minuto</w:t>
      </w:r>
      <w:r w:rsidRPr="009836C0">
        <w:rPr>
          <w:rFonts w:ascii="Santander Text" w:hAnsi="Santander Text"/>
          <w:color w:val="FF0000"/>
          <w:szCs w:val="22"/>
          <w:lang w:val="es-ES"/>
        </w:rPr>
        <w:t>)</w:t>
      </w:r>
    </w:p>
    <w:p w14:paraId="2DE6205D"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Fecha de vencimiento (se computarán 30 días después de la entrada o prórroga)</w:t>
      </w:r>
    </w:p>
    <w:p w14:paraId="7074693F"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Fecha de respuesta – Fecha de completar el ticket</w:t>
      </w:r>
    </w:p>
    <w:p w14:paraId="3CF69172" w14:textId="77777777" w:rsidR="009836C0" w:rsidRPr="009836C0" w:rsidRDefault="009836C0" w:rsidP="009836C0">
      <w:pPr>
        <w:pStyle w:val="Prrafodelista"/>
        <w:numPr>
          <w:ilvl w:val="0"/>
          <w:numId w:val="28"/>
        </w:numPr>
        <w:spacing w:before="0" w:after="160" w:line="259" w:lineRule="auto"/>
        <w:rPr>
          <w:rFonts w:ascii="Santander Text" w:hAnsi="Santander Text"/>
          <w:szCs w:val="22"/>
        </w:rPr>
      </w:pPr>
      <w:r w:rsidRPr="009836C0">
        <w:rPr>
          <w:rFonts w:ascii="Santander Text" w:hAnsi="Santander Text"/>
          <w:szCs w:val="22"/>
        </w:rPr>
        <w:t>Hora de respuesta</w:t>
      </w:r>
    </w:p>
    <w:p w14:paraId="5A368A1F"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Diferencia de días entre fecha actual y fecha de vencimiento (faltan n días)</w:t>
      </w:r>
    </w:p>
    <w:p w14:paraId="795D9A94"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Situación: en plazo, quedan menos de x días, vencido</w:t>
      </w:r>
    </w:p>
    <w:p w14:paraId="17001F5F" w14:textId="26A8504C" w:rsidR="009836C0" w:rsidRPr="00671C18" w:rsidRDefault="009836C0" w:rsidP="009836C0">
      <w:pPr>
        <w:pStyle w:val="Prrafodelista"/>
        <w:numPr>
          <w:ilvl w:val="0"/>
          <w:numId w:val="28"/>
        </w:numPr>
        <w:spacing w:before="0" w:after="160" w:line="259" w:lineRule="auto"/>
        <w:rPr>
          <w:rFonts w:ascii="Santander Text" w:hAnsi="Santander Text"/>
          <w:szCs w:val="22"/>
          <w:lang w:val="es-ES"/>
        </w:rPr>
      </w:pPr>
      <w:r w:rsidRPr="00671C18">
        <w:rPr>
          <w:rFonts w:ascii="Santander Text" w:hAnsi="Santander Text"/>
          <w:szCs w:val="22"/>
          <w:lang w:val="es-ES"/>
        </w:rPr>
        <w:t xml:space="preserve">Prorrogado: </w:t>
      </w:r>
      <w:r w:rsidR="00156A6F">
        <w:rPr>
          <w:rFonts w:ascii="Santander Text" w:hAnsi="Santander Text"/>
          <w:szCs w:val="22"/>
          <w:lang w:val="es-ES"/>
        </w:rPr>
        <w:t>Prórroga 1 o Prórroga 2.</w:t>
      </w:r>
    </w:p>
    <w:p w14:paraId="7AC03FDF"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 xml:space="preserve">Fase: validación identidad, en gestión, pendiente resolutor y finalizado (nota: estos dependerán de las fases definidas en los flujos de trabajo). </w:t>
      </w:r>
    </w:p>
    <w:p w14:paraId="3C5F4F57"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Origen de la petición: portal privado, web pública, alta manual</w:t>
      </w:r>
    </w:p>
    <w:p w14:paraId="2F7383DD"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r w:rsidRPr="009836C0">
        <w:rPr>
          <w:rFonts w:ascii="Santander Text" w:hAnsi="Santander Text"/>
          <w:szCs w:val="22"/>
          <w:lang w:val="es-ES"/>
        </w:rPr>
        <w:t>Flujo de Trabajo (El cliente escoge un derecho y nosotros asignamos un flujo. Cuando BO modifica el flujo por equivocación del cliente, debe quedar el derecho solicitado como intacto pero que estamos siguiendo este nuevo flujo de trabajo)</w:t>
      </w:r>
    </w:p>
    <w:p w14:paraId="7D968528" w14:textId="3C3CB3F0" w:rsidR="009836C0" w:rsidRPr="009836C0" w:rsidRDefault="009836C0" w:rsidP="009836C0">
      <w:pPr>
        <w:pStyle w:val="Prrafodelista"/>
        <w:numPr>
          <w:ilvl w:val="0"/>
          <w:numId w:val="28"/>
        </w:numPr>
        <w:spacing w:before="0" w:after="160" w:line="259" w:lineRule="auto"/>
        <w:rPr>
          <w:rFonts w:ascii="Santander Text" w:hAnsi="Santander Text"/>
          <w:szCs w:val="22"/>
          <w:lang w:val="pt-BR"/>
        </w:rPr>
      </w:pPr>
      <w:r w:rsidRPr="009836C0">
        <w:rPr>
          <w:rFonts w:ascii="Santander Text" w:hAnsi="Santander Text"/>
          <w:szCs w:val="22"/>
          <w:lang w:val="pt-BR"/>
        </w:rPr>
        <w:t>Resolutor – Nombre y Apellidos</w:t>
      </w:r>
      <w:r w:rsidR="00671C18">
        <w:rPr>
          <w:rFonts w:ascii="Santander Text" w:hAnsi="Santander Text"/>
          <w:szCs w:val="22"/>
          <w:lang w:val="pt-BR"/>
        </w:rPr>
        <w:t xml:space="preserve"> </w:t>
      </w:r>
    </w:p>
    <w:p w14:paraId="127F4180" w14:textId="77777777" w:rsidR="009836C0" w:rsidRPr="009836C0" w:rsidRDefault="009836C0" w:rsidP="009836C0">
      <w:pPr>
        <w:pStyle w:val="Prrafodelista"/>
        <w:numPr>
          <w:ilvl w:val="0"/>
          <w:numId w:val="28"/>
        </w:numPr>
        <w:spacing w:before="0" w:after="160" w:line="259" w:lineRule="auto"/>
        <w:rPr>
          <w:rFonts w:ascii="Santander Text" w:hAnsi="Santander Text"/>
          <w:szCs w:val="22"/>
          <w:lang w:val="es-ES"/>
        </w:rPr>
      </w:pPr>
      <w:commentRangeStart w:id="193"/>
      <w:r w:rsidRPr="009836C0">
        <w:rPr>
          <w:rFonts w:ascii="Santander Text" w:hAnsi="Santander Text"/>
          <w:szCs w:val="22"/>
          <w:lang w:val="es-ES"/>
        </w:rPr>
        <w:t>Organización Dominio + Subdominio – Esto se decide por el formulario desde el que llega la petición</w:t>
      </w:r>
      <w:commentRangeEnd w:id="193"/>
      <w:r w:rsidR="00CA6D32" w:rsidRPr="009836C0">
        <w:rPr>
          <w:rStyle w:val="Refdecomentario"/>
          <w:rFonts w:ascii="Santander Text" w:hAnsi="Santander Text"/>
          <w:sz w:val="22"/>
          <w:szCs w:val="22"/>
          <w:lang w:val="es-ES"/>
        </w:rPr>
        <w:commentReference w:id="193"/>
      </w:r>
    </w:p>
    <w:p w14:paraId="3700899E" w14:textId="77777777" w:rsidR="009836C0" w:rsidRPr="009836C0" w:rsidRDefault="009836C0" w:rsidP="009836C0">
      <w:pPr>
        <w:pStyle w:val="Prrafodelista"/>
        <w:numPr>
          <w:ilvl w:val="0"/>
          <w:numId w:val="28"/>
        </w:numPr>
        <w:spacing w:before="0" w:after="160" w:line="259" w:lineRule="auto"/>
        <w:rPr>
          <w:rFonts w:ascii="Santander Text" w:hAnsi="Santander Text"/>
          <w:szCs w:val="22"/>
        </w:rPr>
      </w:pPr>
      <w:r w:rsidRPr="009836C0">
        <w:rPr>
          <w:rFonts w:ascii="Santander Text" w:hAnsi="Santander Text"/>
          <w:szCs w:val="22"/>
        </w:rPr>
        <w:t>Fase del flujo de trabajo</w:t>
      </w:r>
    </w:p>
    <w:p w14:paraId="68F590C0" w14:textId="77777777" w:rsidR="009836C0" w:rsidRDefault="009836C0" w:rsidP="009836C0">
      <w:pPr>
        <w:pStyle w:val="Prrafodelista"/>
        <w:ind w:left="142"/>
        <w:rPr>
          <w:rFonts w:ascii="Santander Text" w:hAnsi="Santander Text"/>
          <w:color w:val="FF0000"/>
          <w:szCs w:val="22"/>
          <w:lang w:val="es-ES"/>
        </w:rPr>
      </w:pPr>
    </w:p>
    <w:p w14:paraId="1CB0F582" w14:textId="2EF8BF43" w:rsidR="009836C0" w:rsidRDefault="009836C0" w:rsidP="009836C0">
      <w:pPr>
        <w:pStyle w:val="Prrafodelista"/>
        <w:ind w:left="142"/>
        <w:rPr>
          <w:rFonts w:ascii="Santander Text" w:hAnsi="Santander Text"/>
          <w:szCs w:val="22"/>
          <w:lang w:val="es-ES"/>
        </w:rPr>
      </w:pPr>
      <w:r w:rsidRPr="009A4953">
        <w:rPr>
          <w:rFonts w:ascii="Santander Text" w:hAnsi="Santander Text"/>
          <w:szCs w:val="22"/>
          <w:lang w:val="es-ES"/>
        </w:rPr>
        <w:t xml:space="preserve">Cuando se mencionan 30 días es “falso”, es 1 mes por lo que si </w:t>
      </w:r>
      <w:r w:rsidR="009A4953" w:rsidRPr="009A4953">
        <w:rPr>
          <w:rFonts w:ascii="Santander Text" w:hAnsi="Santander Text"/>
          <w:szCs w:val="22"/>
          <w:lang w:val="es-ES"/>
        </w:rPr>
        <w:t xml:space="preserve">la fecha de entrada </w:t>
      </w:r>
      <w:r w:rsidRPr="009A4953">
        <w:rPr>
          <w:rFonts w:ascii="Santander Text" w:hAnsi="Santander Text"/>
          <w:szCs w:val="22"/>
          <w:lang w:val="es-ES"/>
        </w:rPr>
        <w:t>es el 23/01 su último día es 23/02</w:t>
      </w:r>
    </w:p>
    <w:p w14:paraId="0A29D52C" w14:textId="77777777" w:rsidR="00AC657B" w:rsidRPr="009A4953" w:rsidRDefault="00AC657B" w:rsidP="009836C0">
      <w:pPr>
        <w:pStyle w:val="Prrafodelista"/>
        <w:ind w:left="142"/>
        <w:rPr>
          <w:rFonts w:ascii="Santander Text" w:hAnsi="Santander Text"/>
          <w:szCs w:val="22"/>
          <w:lang w:val="es-ES"/>
        </w:rPr>
      </w:pPr>
    </w:p>
    <w:p w14:paraId="1DAC25B7" w14:textId="40A99F94" w:rsidR="00F3533C" w:rsidRPr="00F3533C" w:rsidRDefault="00AC657B" w:rsidP="00F3533C">
      <w:pPr>
        <w:pStyle w:val="Ttulo3"/>
        <w:ind w:left="720"/>
      </w:pPr>
      <w:bookmarkStart w:id="195" w:name="_Toc222994820"/>
      <w:r>
        <w:t xml:space="preserve">Campos </w:t>
      </w:r>
      <w:r w:rsidR="00F3533C">
        <w:t xml:space="preserve">de </w:t>
      </w:r>
      <w:r>
        <w:t>comentarios</w:t>
      </w:r>
      <w:bookmarkEnd w:id="195"/>
    </w:p>
    <w:p w14:paraId="3B5C127C" w14:textId="77777777" w:rsidR="00F3533C" w:rsidRDefault="00F3533C" w:rsidP="00F3533C">
      <w:pPr>
        <w:ind w:left="-218"/>
        <w:rPr>
          <w:rFonts w:ascii="Santander Text" w:hAnsi="Santander Text"/>
        </w:rPr>
      </w:pPr>
      <w:r w:rsidRPr="00F3533C">
        <w:rPr>
          <w:rFonts w:ascii="Santander Text" w:hAnsi="Santander Text"/>
        </w:rPr>
        <w:t xml:space="preserve">Además, cada solicitud contará con dos espacios de comentarios, que serán campos de texto libre, con los siguientes requisitos: </w:t>
      </w:r>
    </w:p>
    <w:p w14:paraId="2D3D08D5" w14:textId="34BAA657" w:rsidR="008352A9" w:rsidRPr="00703AF4" w:rsidRDefault="00F63E49" w:rsidP="00703AF4">
      <w:pPr>
        <w:pStyle w:val="Prrafodelista"/>
        <w:numPr>
          <w:ilvl w:val="0"/>
          <w:numId w:val="34"/>
        </w:numPr>
        <w:rPr>
          <w:rFonts w:ascii="Santander Text" w:hAnsi="Santander Text"/>
          <w:sz w:val="20"/>
          <w:lang w:val="es-ES"/>
        </w:rPr>
      </w:pPr>
      <w:r w:rsidRPr="0017443D">
        <w:rPr>
          <w:rFonts w:ascii="Santander Text" w:hAnsi="Santander Text"/>
          <w:u w:val="single"/>
          <w:lang w:val="es-ES"/>
        </w:rPr>
        <w:t>Observaciones internas</w:t>
      </w:r>
      <w:r w:rsidRPr="0017443D">
        <w:rPr>
          <w:rFonts w:ascii="Santander Text" w:hAnsi="Santander Text"/>
          <w:lang w:val="es-ES"/>
        </w:rPr>
        <w:t xml:space="preserve">: posibilidad de incluir por parte del resolutor cuantas observaciones sean necesarias para dejar traza de gestión. Debe permitir adjuntar documentación.  </w:t>
      </w:r>
      <w:r w:rsidRPr="00703AF4">
        <w:rPr>
          <w:rFonts w:ascii="Santander Text" w:hAnsi="Santander Text"/>
          <w:lang w:val="es-ES"/>
        </w:rPr>
        <w:t xml:space="preserve">Para cada comentario </w:t>
      </w:r>
      <w:commentRangeStart w:id="196"/>
      <w:r w:rsidRPr="00703AF4">
        <w:rPr>
          <w:rFonts w:ascii="Santander Text" w:hAnsi="Santander Text"/>
          <w:lang w:val="es-ES"/>
        </w:rPr>
        <w:t xml:space="preserve">(texto </w:t>
      </w:r>
      <w:r w:rsidR="00156A6F">
        <w:rPr>
          <w:rFonts w:ascii="Santander Text" w:hAnsi="Santander Text"/>
          <w:lang w:val="es-ES"/>
        </w:rPr>
        <w:t xml:space="preserve">plano </w:t>
      </w:r>
      <w:r w:rsidRPr="00156A6F">
        <w:rPr>
          <w:rFonts w:ascii="Santander Text" w:hAnsi="Santander Text"/>
          <w:strike/>
          <w:lang w:val="es-ES"/>
        </w:rPr>
        <w:t>enriquecido (sobre todo bullets)</w:t>
      </w:r>
      <w:commentRangeEnd w:id="196"/>
      <w:r w:rsidR="00CA6D32" w:rsidRPr="00703AF4">
        <w:rPr>
          <w:rStyle w:val="Refdecomentario"/>
          <w:rFonts w:ascii="Santander Text" w:hAnsi="Santander Text"/>
          <w:sz w:val="22"/>
          <w:szCs w:val="20"/>
          <w:lang w:val="es-ES"/>
        </w:rPr>
        <w:commentReference w:id="196"/>
      </w:r>
      <w:r w:rsidRPr="00703AF4">
        <w:rPr>
          <w:rFonts w:ascii="Santander Text" w:hAnsi="Santander Text"/>
          <w:lang w:val="es-ES"/>
        </w:rPr>
        <w:t>), debe indicarse: (i) usuario (nombre), (ii) fecha y hora.</w:t>
      </w:r>
    </w:p>
    <w:p w14:paraId="59962CB0" w14:textId="1D9AF493" w:rsidR="008352A9" w:rsidRPr="0017443D" w:rsidRDefault="008352A9" w:rsidP="00703AF4">
      <w:pPr>
        <w:pStyle w:val="Prrafodelista"/>
        <w:ind w:left="360"/>
        <w:rPr>
          <w:rFonts w:ascii="Santander Text" w:hAnsi="Santander Text"/>
          <w:color w:val="FF0000"/>
          <w:sz w:val="18"/>
          <w:szCs w:val="18"/>
          <w:lang w:val="es-ES"/>
        </w:rPr>
      </w:pPr>
      <w:r w:rsidRPr="0017443D">
        <w:rPr>
          <w:rFonts w:ascii="Santander Text" w:hAnsi="Santander Text"/>
          <w:lang w:val="es-ES"/>
        </w:rPr>
        <w:t>Debe permitir enviar entradas en la agenda de la operación, si así se necesita (por ejemplo, anotaciones en AS400</w:t>
      </w:r>
      <w:r w:rsidR="00F43D10" w:rsidRPr="001302D5">
        <w:rPr>
          <w:rFonts w:ascii="Santander Text" w:hAnsi="Santander Text"/>
          <w:lang w:val="es-ES"/>
        </w:rPr>
        <w:t xml:space="preserve">Debe permitir también </w:t>
      </w:r>
      <w:r w:rsidR="00DD3173" w:rsidRPr="001302D5">
        <w:rPr>
          <w:rFonts w:ascii="Santander Text" w:hAnsi="Santander Text"/>
          <w:lang w:val="es-ES"/>
        </w:rPr>
        <w:t xml:space="preserve">adjuntar documentos al histórico de la solicitud para poder hacer un seguimiento </w:t>
      </w:r>
      <w:r w:rsidR="001302D5" w:rsidRPr="001302D5">
        <w:rPr>
          <w:rFonts w:ascii="Santander Text" w:hAnsi="Santander Text"/>
          <w:lang w:val="es-ES"/>
        </w:rPr>
        <w:t>de todas las tareas completadas con evidencias.</w:t>
      </w:r>
    </w:p>
    <w:p w14:paraId="5CB8113B" w14:textId="77777777" w:rsidR="008352A9" w:rsidRPr="008352A9" w:rsidRDefault="008352A9" w:rsidP="00703AF4">
      <w:pPr>
        <w:pStyle w:val="Prrafodelista"/>
        <w:ind w:left="502"/>
        <w:rPr>
          <w:rFonts w:ascii="Santander Text" w:hAnsi="Santander Text"/>
          <w:sz w:val="20"/>
          <w:lang w:val="es-ES"/>
        </w:rPr>
      </w:pPr>
    </w:p>
    <w:p w14:paraId="455C1F9B" w14:textId="3A279393" w:rsidR="00564905" w:rsidRDefault="00564905" w:rsidP="00564905">
      <w:pPr>
        <w:pStyle w:val="Prrafodelista"/>
        <w:numPr>
          <w:ilvl w:val="0"/>
          <w:numId w:val="33"/>
        </w:numPr>
        <w:spacing w:before="0" w:after="160" w:line="259" w:lineRule="auto"/>
        <w:rPr>
          <w:rFonts w:ascii="Santander Text" w:hAnsi="Santander Text"/>
          <w:szCs w:val="22"/>
          <w:lang w:val="es-ES"/>
        </w:rPr>
      </w:pPr>
      <w:r w:rsidRPr="00564905">
        <w:rPr>
          <w:rFonts w:ascii="Santander Text" w:hAnsi="Santander Text"/>
          <w:szCs w:val="22"/>
          <w:u w:val="single"/>
          <w:lang w:val="es-ES"/>
        </w:rPr>
        <w:t>Comunicaciones con el solicitante:</w:t>
      </w:r>
      <w:r w:rsidRPr="00564905">
        <w:rPr>
          <w:rFonts w:ascii="Santander Text" w:hAnsi="Santander Text"/>
          <w:szCs w:val="22"/>
          <w:lang w:val="es-ES"/>
        </w:rPr>
        <w:t xml:space="preserve"> será un campo de texto libre que enviará la comunicación al solicitante por email (en caso de solicitud web y de alta manual) o al buzón del área privada (en caso de haberlo solicitado por ese canal). Debe permitir adjuntar archivos y remitirlos por medio seguro en el caso de que se envíe por email (TRANXFER). </w:t>
      </w:r>
      <w:r>
        <w:rPr>
          <w:rFonts w:ascii="Santander Text" w:hAnsi="Santander Text"/>
          <w:szCs w:val="22"/>
          <w:lang w:val="es-ES"/>
        </w:rPr>
        <w:t xml:space="preserve">Cuando se envíe un email deberá </w:t>
      </w:r>
      <w:r w:rsidR="002963DE">
        <w:rPr>
          <w:rFonts w:ascii="Santander Text" w:hAnsi="Santander Text"/>
          <w:szCs w:val="22"/>
          <w:lang w:val="es-ES"/>
        </w:rPr>
        <w:t>aparecer en pantalla un pop-up con un mensaje advirtiendo de que se enviará un correo.</w:t>
      </w:r>
    </w:p>
    <w:p w14:paraId="1E2EDA74" w14:textId="77777777" w:rsidR="00971C73" w:rsidRPr="002963DE" w:rsidRDefault="00971C73" w:rsidP="002963DE">
      <w:pPr>
        <w:pStyle w:val="Prrafodelista"/>
        <w:spacing w:before="0" w:after="160" w:line="259" w:lineRule="auto"/>
        <w:ind w:left="0"/>
        <w:rPr>
          <w:rFonts w:ascii="Santander Text" w:hAnsi="Santander Text"/>
          <w:szCs w:val="22"/>
          <w:lang w:val="es-ES"/>
        </w:rPr>
      </w:pPr>
    </w:p>
    <w:p w14:paraId="7A354862" w14:textId="047ED17C" w:rsidR="00564905" w:rsidRDefault="00564905" w:rsidP="00564905">
      <w:pPr>
        <w:pStyle w:val="Prrafodelista"/>
        <w:ind w:left="0"/>
        <w:rPr>
          <w:rFonts w:ascii="Santander Text" w:hAnsi="Santander Text"/>
          <w:szCs w:val="22"/>
          <w:lang w:val="es-ES"/>
        </w:rPr>
      </w:pPr>
      <w:r w:rsidRPr="00564905">
        <w:rPr>
          <w:rFonts w:ascii="Santander Text" w:hAnsi="Santander Text"/>
          <w:szCs w:val="22"/>
          <w:lang w:val="es-ES"/>
        </w:rPr>
        <w:t>El sistema tendrá plantillas de respuesta estándar</w:t>
      </w:r>
      <w:r w:rsidR="001302D5">
        <w:rPr>
          <w:rFonts w:ascii="Santander Text" w:hAnsi="Santander Text"/>
          <w:szCs w:val="22"/>
          <w:lang w:val="es-ES"/>
        </w:rPr>
        <w:t xml:space="preserve"> que serán </w:t>
      </w:r>
      <w:r w:rsidR="00821ECA">
        <w:rPr>
          <w:rFonts w:ascii="Santander Text" w:hAnsi="Santander Text"/>
          <w:szCs w:val="22"/>
          <w:lang w:val="es-ES"/>
        </w:rPr>
        <w:t>una proposición de texto y</w:t>
      </w:r>
      <w:r w:rsidRPr="00564905">
        <w:rPr>
          <w:rFonts w:ascii="Santander Text" w:hAnsi="Santander Text"/>
          <w:szCs w:val="22"/>
          <w:lang w:val="es-ES"/>
        </w:rPr>
        <w:t xml:space="preserve"> que podrán ser modificadas por el resolutor de forma manual. Estas plantillas tendrán campos que se sacaran automáticamente de los campos del ticket (por ejemplo, Estimado Hermenegildo, donde el nombre lo cogerá automáticamente del ticket, o en respuesta a su petición del día dd/mm/aaaa). </w:t>
      </w:r>
    </w:p>
    <w:p w14:paraId="562E169F" w14:textId="77777777" w:rsidR="002963DE" w:rsidRPr="00564905" w:rsidRDefault="002963DE" w:rsidP="00564905">
      <w:pPr>
        <w:pStyle w:val="Prrafodelista"/>
        <w:ind w:left="0"/>
        <w:rPr>
          <w:rFonts w:ascii="Santander Text" w:hAnsi="Santander Text"/>
          <w:szCs w:val="22"/>
          <w:lang w:val="es-ES"/>
        </w:rPr>
      </w:pPr>
    </w:p>
    <w:p w14:paraId="6926D7F4" w14:textId="302CF171" w:rsidR="00564905" w:rsidRDefault="00564905" w:rsidP="00564905">
      <w:pPr>
        <w:pStyle w:val="Prrafodelista"/>
        <w:ind w:left="0"/>
        <w:rPr>
          <w:rFonts w:ascii="Santander Text" w:hAnsi="Santander Text"/>
          <w:szCs w:val="22"/>
          <w:lang w:val="es-ES"/>
        </w:rPr>
      </w:pPr>
      <w:r w:rsidRPr="00821ECA">
        <w:rPr>
          <w:rFonts w:ascii="Santander Text" w:hAnsi="Santander Text"/>
          <w:szCs w:val="22"/>
          <w:lang w:val="es-ES"/>
        </w:rPr>
        <w:t xml:space="preserve">Antes del campo de texto público, habrá un campo combo que tendrá el nombre descriptivo de cada plantilla. Al seleccionarla, pulsará en cargar y aparecerá en el campo de texto libre </w:t>
      </w:r>
      <w:r w:rsidR="00821ECA" w:rsidRPr="00821ECA">
        <w:rPr>
          <w:rFonts w:ascii="Santander Text" w:hAnsi="Santander Text"/>
          <w:szCs w:val="22"/>
          <w:lang w:val="es-ES"/>
        </w:rPr>
        <w:t>público</w:t>
      </w:r>
      <w:r w:rsidRPr="00821ECA">
        <w:rPr>
          <w:rFonts w:ascii="Santander Text" w:hAnsi="Santander Text"/>
          <w:szCs w:val="22"/>
          <w:lang w:val="es-ES"/>
        </w:rPr>
        <w:t>. Ese campo posterior puede ser editable por el DPO y será lo que irá en el cuerpo del correo.</w:t>
      </w:r>
    </w:p>
    <w:p w14:paraId="48E16F90" w14:textId="77777777" w:rsidR="00676433" w:rsidRDefault="00676433" w:rsidP="00564905">
      <w:pPr>
        <w:pStyle w:val="Prrafodelista"/>
        <w:ind w:left="0"/>
        <w:rPr>
          <w:rFonts w:ascii="Santander Text" w:hAnsi="Santander Text"/>
          <w:szCs w:val="22"/>
          <w:lang w:val="es-ES"/>
        </w:rPr>
      </w:pPr>
    </w:p>
    <w:p w14:paraId="65B8E797" w14:textId="451D7DED" w:rsidR="00676433" w:rsidRPr="00B036FF" w:rsidRDefault="00676433" w:rsidP="00676433">
      <w:pPr>
        <w:pStyle w:val="Prrafodelista"/>
        <w:ind w:left="0"/>
        <w:rPr>
          <w:rFonts w:ascii="Santander Text" w:hAnsi="Santander Text"/>
          <w:strike/>
          <w:szCs w:val="22"/>
          <w:lang w:val="es-ES"/>
          <w:rPrChange w:id="197" w:author="Liebana Lopez Ines" w:date="2026-02-16T09:41:00Z" w16du:dateUtc="2026-02-16T08:41:00Z">
            <w:rPr>
              <w:rFonts w:ascii="Santander Text" w:hAnsi="Santander Text"/>
              <w:szCs w:val="22"/>
              <w:lang w:val="es-ES"/>
            </w:rPr>
          </w:rPrChange>
        </w:rPr>
      </w:pPr>
      <w:r w:rsidRPr="00B036FF">
        <w:rPr>
          <w:rFonts w:ascii="Santander Text" w:hAnsi="Santander Text"/>
          <w:strike/>
          <w:szCs w:val="22"/>
          <w:lang w:val="es-ES"/>
          <w:rPrChange w:id="198" w:author="Liebana Lopez Ines" w:date="2026-02-16T09:41:00Z" w16du:dateUtc="2026-02-16T08:41:00Z">
            <w:rPr>
              <w:rFonts w:ascii="Santander Text" w:hAnsi="Santander Text"/>
              <w:szCs w:val="22"/>
              <w:lang w:val="es-ES"/>
            </w:rPr>
          </w:rPrChange>
        </w:rPr>
        <w:t>Las plantillas tendrá</w:t>
      </w:r>
      <w:r w:rsidR="0050171A" w:rsidRPr="00B036FF">
        <w:rPr>
          <w:rFonts w:ascii="Santander Text" w:hAnsi="Santander Text"/>
          <w:strike/>
          <w:szCs w:val="22"/>
          <w:lang w:val="es-ES"/>
          <w:rPrChange w:id="199" w:author="Liebana Lopez Ines" w:date="2026-02-16T09:41:00Z" w16du:dateUtc="2026-02-16T08:41:00Z">
            <w:rPr>
              <w:rFonts w:ascii="Santander Text" w:hAnsi="Santander Text"/>
              <w:szCs w:val="22"/>
              <w:lang w:val="es-ES"/>
            </w:rPr>
          </w:rPrChange>
        </w:rPr>
        <w:t>n</w:t>
      </w:r>
      <w:r w:rsidRPr="00B036FF">
        <w:rPr>
          <w:rFonts w:ascii="Santander Text" w:hAnsi="Santander Text"/>
          <w:strike/>
          <w:szCs w:val="22"/>
          <w:lang w:val="es-ES"/>
          <w:rPrChange w:id="200" w:author="Liebana Lopez Ines" w:date="2026-02-16T09:41:00Z" w16du:dateUtc="2026-02-16T08:41:00Z">
            <w:rPr>
              <w:rFonts w:ascii="Santander Text" w:hAnsi="Santander Text"/>
              <w:szCs w:val="22"/>
              <w:lang w:val="es-ES"/>
            </w:rPr>
          </w:rPrChange>
        </w:rPr>
        <w:t xml:space="preserve"> un look &amp; feel cross para todas las comunicaciones de esa organización, y lo que variará en los textos es el cuerpo dentro de ese look &amp; feel.</w:t>
      </w:r>
    </w:p>
    <w:p w14:paraId="019980AC" w14:textId="39965CBF" w:rsidR="00676433" w:rsidRDefault="00676433" w:rsidP="00676433">
      <w:pPr>
        <w:pStyle w:val="Prrafodelista"/>
        <w:ind w:left="0"/>
        <w:rPr>
          <w:rFonts w:ascii="Santander Text" w:hAnsi="Santander Text"/>
          <w:szCs w:val="22"/>
          <w:lang w:val="es-ES"/>
        </w:rPr>
      </w:pPr>
      <w:r w:rsidRPr="00676433">
        <w:rPr>
          <w:rFonts w:ascii="Santander Text" w:hAnsi="Santander Text"/>
          <w:szCs w:val="22"/>
          <w:lang w:val="es-ES"/>
        </w:rPr>
        <w:t xml:space="preserve">Dominio SMTP será por organización y el correo será un </w:t>
      </w:r>
      <w:hyperlink r:id="rId24" w:history="1">
        <w:r w:rsidR="0011111D" w:rsidRPr="002D46BE">
          <w:rPr>
            <w:rStyle w:val="Hipervnculo"/>
            <w:rFonts w:ascii="Santander Text" w:hAnsi="Santander Text"/>
            <w:szCs w:val="22"/>
            <w:lang w:val="es-ES"/>
          </w:rPr>
          <w:t>no_reply@xxx.xx</w:t>
        </w:r>
      </w:hyperlink>
    </w:p>
    <w:p w14:paraId="6778F312" w14:textId="77777777" w:rsidR="0011111D" w:rsidRPr="00676433" w:rsidRDefault="0011111D" w:rsidP="00676433">
      <w:pPr>
        <w:pStyle w:val="Prrafodelista"/>
        <w:ind w:left="0"/>
        <w:rPr>
          <w:rFonts w:ascii="Santander Text" w:hAnsi="Santander Text"/>
          <w:szCs w:val="22"/>
          <w:lang w:val="es-ES"/>
        </w:rPr>
      </w:pPr>
    </w:p>
    <w:p w14:paraId="0D6AE9C0" w14:textId="6B992AEC" w:rsidR="008352A9" w:rsidRPr="00752AB2" w:rsidRDefault="0011111D" w:rsidP="00B70DEA">
      <w:pPr>
        <w:pStyle w:val="Prrafodelista"/>
        <w:ind w:left="0"/>
        <w:rPr>
          <w:rFonts w:ascii="Santander Text" w:hAnsi="Santander Text"/>
          <w:strike/>
          <w:szCs w:val="22"/>
          <w:lang w:val="es-ES"/>
        </w:rPr>
      </w:pPr>
      <w:r w:rsidRPr="00752AB2">
        <w:rPr>
          <w:rFonts w:ascii="Santander Text" w:hAnsi="Santander Text"/>
          <w:strike/>
          <w:szCs w:val="22"/>
          <w:lang w:val="es-ES"/>
        </w:rPr>
        <w:lastRenderedPageBreak/>
        <w:t>Igualmente, DPO contará con un espacio de edición de las plantillas, que podrán ser adaptables para cada país.</w:t>
      </w:r>
      <w:r w:rsidR="0057703F" w:rsidRPr="00752AB2">
        <w:rPr>
          <w:rFonts w:ascii="Santander Text" w:hAnsi="Santander Text"/>
          <w:strike/>
          <w:szCs w:val="22"/>
          <w:lang w:val="es-ES"/>
        </w:rPr>
        <w:t xml:space="preserve"> </w:t>
      </w:r>
    </w:p>
    <w:p w14:paraId="2905A96D" w14:textId="77777777" w:rsidR="00B70DEA" w:rsidRDefault="00B70DEA" w:rsidP="00B70DEA">
      <w:pPr>
        <w:pStyle w:val="Prrafodelista"/>
        <w:ind w:left="0"/>
        <w:rPr>
          <w:rFonts w:ascii="Santander Text" w:hAnsi="Santander Text"/>
          <w:szCs w:val="22"/>
          <w:lang w:val="es-ES"/>
        </w:rPr>
      </w:pPr>
    </w:p>
    <w:p w14:paraId="70BAB5E0" w14:textId="50D7B24B" w:rsidR="00BC6F13" w:rsidRDefault="00B70DEA" w:rsidP="00BC6F13">
      <w:pPr>
        <w:rPr>
          <w:rFonts w:ascii="Santander Text" w:hAnsi="Santander Text"/>
          <w:color w:val="FF0000"/>
          <w:sz w:val="20"/>
          <w:szCs w:val="20"/>
        </w:rPr>
      </w:pPr>
      <w:r w:rsidRPr="00B70DEA">
        <w:rPr>
          <w:rFonts w:ascii="Santander Text" w:hAnsi="Santander Text"/>
        </w:rPr>
        <w:t>En el caso de solicitud por web o de alta manual, el solicitante recibirá un email que contendrá la respuesta remitida y el link para descarga de los adjuntos, si aplica. En el caso de solicitud por web privada, se remitirá al buzón de la misma.</w:t>
      </w:r>
      <w:r w:rsidR="00BC6F13">
        <w:rPr>
          <w:rFonts w:ascii="Santander Text" w:hAnsi="Santander Text"/>
        </w:rPr>
        <w:t xml:space="preserve"> </w:t>
      </w:r>
      <w:r w:rsidR="00BC6F13" w:rsidRPr="00BC6F13">
        <w:rPr>
          <w:rFonts w:ascii="Santander Text" w:hAnsi="Santander Text"/>
          <w:color w:val="FF0000"/>
          <w:sz w:val="20"/>
          <w:szCs w:val="20"/>
          <w:highlight w:val="yellow"/>
        </w:rPr>
        <w:t xml:space="preserve">Hay que definir </w:t>
      </w:r>
      <w:r w:rsidR="00643B35" w:rsidRPr="00BC6F13">
        <w:rPr>
          <w:rFonts w:ascii="Santander Text" w:hAnsi="Santander Text"/>
          <w:color w:val="FF0000"/>
          <w:sz w:val="20"/>
          <w:szCs w:val="20"/>
          <w:highlight w:val="yellow"/>
        </w:rPr>
        <w:t>cómo</w:t>
      </w:r>
      <w:r w:rsidR="00BC6F13" w:rsidRPr="00BC6F13">
        <w:rPr>
          <w:rFonts w:ascii="Santander Text" w:hAnsi="Santander Text"/>
          <w:color w:val="FF0000"/>
          <w:sz w:val="20"/>
          <w:szCs w:val="20"/>
          <w:highlight w:val="yellow"/>
        </w:rPr>
        <w:t xml:space="preserve"> funciona TRANXFER y ver </w:t>
      </w:r>
      <w:r w:rsidR="00643B35" w:rsidRPr="00BC6F13">
        <w:rPr>
          <w:rFonts w:ascii="Santander Text" w:hAnsi="Santander Text"/>
          <w:color w:val="FF0000"/>
          <w:sz w:val="20"/>
          <w:szCs w:val="20"/>
          <w:highlight w:val="yellow"/>
        </w:rPr>
        <w:t>cómo</w:t>
      </w:r>
      <w:r w:rsidR="00BC6F13" w:rsidRPr="00BC6F13">
        <w:rPr>
          <w:rFonts w:ascii="Santander Text" w:hAnsi="Santander Text"/>
          <w:color w:val="FF0000"/>
          <w:sz w:val="20"/>
          <w:szCs w:val="20"/>
          <w:highlight w:val="yellow"/>
        </w:rPr>
        <w:t xml:space="preserve"> es la parte de adjuntar ficheros, si se hace desde nuestra herramienta y luego se mandan, se obtiene el link y eso va en el correo o cómo es todo ese flujo</w:t>
      </w:r>
      <w:r w:rsidR="008209DF" w:rsidRPr="008209DF">
        <w:rPr>
          <w:rFonts w:ascii="Santander Text" w:hAnsi="Santander Text"/>
          <w:b/>
          <w:bCs/>
          <w:color w:val="FF0000"/>
          <w:sz w:val="20"/>
          <w:szCs w:val="20"/>
        </w:rPr>
        <w:t xml:space="preserve"> </w:t>
      </w:r>
      <w:r w:rsidR="008209DF" w:rsidRPr="008209DF">
        <w:rPr>
          <w:rFonts w:ascii="Santander Text" w:hAnsi="Santander Text"/>
          <w:b/>
          <w:bCs/>
          <w:color w:val="FF0000"/>
          <w:sz w:val="20"/>
          <w:szCs w:val="20"/>
          <w:highlight w:val="yellow"/>
        </w:rPr>
        <w:t>[PENDIENTE</w:t>
      </w:r>
      <w:r w:rsidR="008209DF">
        <w:rPr>
          <w:rFonts w:ascii="Santander Text" w:hAnsi="Santander Text"/>
          <w:b/>
          <w:bCs/>
          <w:color w:val="FF0000"/>
          <w:sz w:val="20"/>
          <w:szCs w:val="20"/>
        </w:rPr>
        <w:t>]</w:t>
      </w:r>
    </w:p>
    <w:p w14:paraId="69E9F5F6" w14:textId="77777777" w:rsidR="003A5079" w:rsidRDefault="003A5079" w:rsidP="00BC6F13">
      <w:pPr>
        <w:rPr>
          <w:rFonts w:ascii="Santander Text" w:hAnsi="Santander Text"/>
          <w:color w:val="FF0000"/>
          <w:sz w:val="20"/>
          <w:szCs w:val="20"/>
        </w:rPr>
      </w:pPr>
    </w:p>
    <w:p w14:paraId="0FA923D6" w14:textId="77777777" w:rsidR="003A5079" w:rsidRDefault="003A5079" w:rsidP="00BC6F13">
      <w:pPr>
        <w:rPr>
          <w:rFonts w:ascii="Santander Text" w:hAnsi="Santander Text"/>
          <w:color w:val="FF0000"/>
          <w:sz w:val="20"/>
          <w:szCs w:val="20"/>
        </w:rPr>
      </w:pPr>
    </w:p>
    <w:p w14:paraId="64416307" w14:textId="7CF56D8D" w:rsidR="004E3AF5" w:rsidRPr="004E3AF5" w:rsidRDefault="004E3AF5" w:rsidP="00BC6F13">
      <w:pPr>
        <w:rPr>
          <w:rFonts w:ascii="Santander Text" w:hAnsi="Santander Text"/>
        </w:rPr>
      </w:pPr>
      <w:r w:rsidRPr="004E3AF5">
        <w:rPr>
          <w:rFonts w:ascii="Santander Text" w:hAnsi="Santander Text"/>
        </w:rPr>
        <w:t>Ejemplo de solicitud:</w:t>
      </w:r>
    </w:p>
    <w:p w14:paraId="3B23F907" w14:textId="77777777" w:rsidR="003A5079" w:rsidRDefault="00757845" w:rsidP="003A5079">
      <w:pPr>
        <w:pStyle w:val="Prrafodelista"/>
        <w:keepNext/>
        <w:ind w:left="0"/>
      </w:pPr>
      <w:r>
        <w:rPr>
          <w:rFonts w:ascii="Santander Text" w:hAnsi="Santander Text"/>
          <w:noProof/>
          <w:sz w:val="20"/>
        </w:rPr>
        <w:drawing>
          <wp:inline distT="0" distB="0" distL="0" distR="0" wp14:anchorId="06FA0FD8" wp14:editId="2F71A651">
            <wp:extent cx="5400040" cy="2314575"/>
            <wp:effectExtent l="0" t="0" r="0" b="9525"/>
            <wp:docPr id="829297672"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7672" name="Imagen 3" descr="Interfaz de usuario gráfic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2314575"/>
                    </a:xfrm>
                    <a:prstGeom prst="rect">
                      <a:avLst/>
                    </a:prstGeom>
                    <a:noFill/>
                    <a:ln>
                      <a:noFill/>
                    </a:ln>
                  </pic:spPr>
                </pic:pic>
              </a:graphicData>
            </a:graphic>
          </wp:inline>
        </w:drawing>
      </w:r>
    </w:p>
    <w:p w14:paraId="780E8BD8" w14:textId="53862A15" w:rsidR="00B70DEA" w:rsidRDefault="003A5079" w:rsidP="003A5079">
      <w:pPr>
        <w:pStyle w:val="Descripcin"/>
        <w:rPr>
          <w:rFonts w:ascii="Santander Text" w:hAnsi="Santander Text"/>
          <w:sz w:val="36"/>
          <w:szCs w:val="36"/>
        </w:rPr>
      </w:pPr>
      <w:r>
        <w:t xml:space="preserve">Imagen </w:t>
      </w:r>
      <w:r>
        <w:fldChar w:fldCharType="begin"/>
      </w:r>
      <w:r>
        <w:instrText xml:space="preserve"> SEQ Imagen \* ARABIC </w:instrText>
      </w:r>
      <w:r>
        <w:fldChar w:fldCharType="separate"/>
      </w:r>
      <w:r w:rsidR="00F945FC">
        <w:rPr>
          <w:noProof/>
        </w:rPr>
        <w:t>3</w:t>
      </w:r>
      <w:r>
        <w:fldChar w:fldCharType="end"/>
      </w:r>
      <w:r>
        <w:t>. Ejemplo de solicitud de la herramienta anterior</w:t>
      </w:r>
    </w:p>
    <w:p w14:paraId="2A6F03EF" w14:textId="77777777" w:rsidR="004E3AF5" w:rsidRDefault="004E3AF5" w:rsidP="008011A7">
      <w:pPr>
        <w:pStyle w:val="Prrafodelista"/>
        <w:ind w:left="708" w:hanging="708"/>
        <w:rPr>
          <w:rFonts w:ascii="Santander Text" w:hAnsi="Santander Text"/>
          <w:sz w:val="36"/>
          <w:szCs w:val="36"/>
          <w:lang w:val="es-ES"/>
        </w:rPr>
      </w:pPr>
    </w:p>
    <w:p w14:paraId="06E9B52E" w14:textId="77777777" w:rsidR="003A5079" w:rsidRDefault="004E3AF5" w:rsidP="003A5079">
      <w:pPr>
        <w:pStyle w:val="Prrafodelista"/>
        <w:keepNext/>
        <w:ind w:left="0"/>
      </w:pPr>
      <w:r>
        <w:rPr>
          <w:rFonts w:ascii="Santander Text" w:hAnsi="Santander Text"/>
          <w:noProof/>
          <w:sz w:val="20"/>
        </w:rPr>
        <w:lastRenderedPageBreak/>
        <w:drawing>
          <wp:inline distT="0" distB="0" distL="0" distR="0" wp14:anchorId="2C93C82C" wp14:editId="108E1898">
            <wp:extent cx="5391150" cy="2657475"/>
            <wp:effectExtent l="0" t="0" r="0" b="9525"/>
            <wp:docPr id="1307524705"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24705" name="Imagen 2" descr="Interfaz de usuario gráfica, Texto, Aplicación&#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1150" cy="2657475"/>
                    </a:xfrm>
                    <a:prstGeom prst="rect">
                      <a:avLst/>
                    </a:prstGeom>
                    <a:noFill/>
                    <a:ln>
                      <a:noFill/>
                    </a:ln>
                  </pic:spPr>
                </pic:pic>
              </a:graphicData>
            </a:graphic>
          </wp:inline>
        </w:drawing>
      </w:r>
    </w:p>
    <w:p w14:paraId="10F78E67" w14:textId="73B14A42" w:rsidR="001341EF" w:rsidRPr="00312205" w:rsidRDefault="003A5079" w:rsidP="00312205">
      <w:pPr>
        <w:pStyle w:val="Descripcin"/>
        <w:rPr>
          <w:rFonts w:ascii="Santander Text" w:hAnsi="Santander Text"/>
          <w:sz w:val="36"/>
          <w:szCs w:val="36"/>
        </w:rPr>
      </w:pPr>
      <w:r>
        <w:t xml:space="preserve">Imagen </w:t>
      </w:r>
      <w:r>
        <w:fldChar w:fldCharType="begin"/>
      </w:r>
      <w:r>
        <w:instrText xml:space="preserve"> SEQ Imagen \* ARABIC </w:instrText>
      </w:r>
      <w:r>
        <w:fldChar w:fldCharType="separate"/>
      </w:r>
      <w:r w:rsidR="00F945FC">
        <w:rPr>
          <w:noProof/>
        </w:rPr>
        <w:t>4</w:t>
      </w:r>
      <w:r>
        <w:fldChar w:fldCharType="end"/>
      </w:r>
      <w:r>
        <w:t>. Ejemplo de solicitud de la herramienta anterior</w:t>
      </w:r>
    </w:p>
    <w:p w14:paraId="5781AE08" w14:textId="667C20B7" w:rsidR="00A17940" w:rsidRPr="00A17940" w:rsidRDefault="00A17940" w:rsidP="00A17940">
      <w:pPr>
        <w:pStyle w:val="Ttulo2"/>
        <w:rPr>
          <w:lang w:val="es-ES"/>
        </w:rPr>
      </w:pPr>
      <w:bookmarkStart w:id="201" w:name="_Toc222994821"/>
      <w:r w:rsidRPr="00A17940">
        <w:rPr>
          <w:lang w:val="es-ES"/>
        </w:rPr>
        <w:t>Requerimientos para el panel de control de solicitudes</w:t>
      </w:r>
      <w:bookmarkEnd w:id="201"/>
    </w:p>
    <w:p w14:paraId="7F2DE611" w14:textId="503B594E" w:rsidR="008D1023" w:rsidRDefault="00221C39" w:rsidP="008D1023">
      <w:pPr>
        <w:ind w:left="-218"/>
        <w:rPr>
          <w:rFonts w:ascii="Santander Text" w:hAnsi="Santander Text"/>
        </w:rPr>
      </w:pPr>
      <w:r w:rsidRPr="00CE09AF">
        <w:rPr>
          <w:rFonts w:ascii="Santander Text" w:hAnsi="Santander Text"/>
        </w:rPr>
        <w:t xml:space="preserve">El gestor debe contar con un panel que permita visualizar la totalidad de las solicitudes recibidas. </w:t>
      </w:r>
      <w:r w:rsidR="00CE09AF" w:rsidRPr="00CE09AF">
        <w:rPr>
          <w:rFonts w:ascii="Santander Text" w:hAnsi="Santander Text"/>
        </w:rPr>
        <w:t>Debe contar con un campo de búsqueda que permita localizar expedientes por: ID de solicitud, número de identificación (DNI, NIE o el que aplique en cada país), nombre (nombre normalizado (capitalizado y sin tildes) exacto dentro de un contiene). Además debe contar con un filtro de estados y un filtro de derechos.</w:t>
      </w:r>
    </w:p>
    <w:p w14:paraId="170A656F" w14:textId="1DCDFC3E" w:rsidR="008D1023" w:rsidRDefault="008D1023" w:rsidP="00221C39">
      <w:pPr>
        <w:ind w:left="-218"/>
        <w:rPr>
          <w:rFonts w:ascii="Santander Text" w:hAnsi="Santander Text"/>
        </w:rPr>
      </w:pPr>
      <w:r w:rsidRPr="008D1023">
        <w:rPr>
          <w:rFonts w:ascii="Santander Text" w:hAnsi="Santander Text"/>
        </w:rPr>
        <w:t xml:space="preserve">El panel de control debe mostrar únicamente los casos que hayan sido asignado al grupo resolutor o perfiles de control (que podrán ver todas). Ver apartado </w:t>
      </w:r>
      <w:hyperlink w:anchor="_Perfiles" w:history="1">
        <w:r w:rsidR="00C2642B" w:rsidRPr="00C2642B">
          <w:rPr>
            <w:rStyle w:val="Hipervnculo"/>
            <w:rFonts w:ascii="Santander Text" w:hAnsi="Santander Text"/>
          </w:rPr>
          <w:t>P</w:t>
        </w:r>
        <w:r w:rsidRPr="00C2642B">
          <w:rPr>
            <w:rStyle w:val="Hipervnculo"/>
            <w:rFonts w:ascii="Santander Text" w:hAnsi="Santander Text"/>
          </w:rPr>
          <w:t>erfiles</w:t>
        </w:r>
      </w:hyperlink>
      <w:r w:rsidRPr="008D1023">
        <w:rPr>
          <w:rFonts w:ascii="Santander Text" w:hAnsi="Santander Text"/>
        </w:rPr>
        <w:t>.</w:t>
      </w:r>
    </w:p>
    <w:p w14:paraId="018D98E7" w14:textId="01D77537" w:rsidR="009D5419" w:rsidRDefault="009D5419" w:rsidP="00A92FDE">
      <w:pPr>
        <w:ind w:left="-218"/>
        <w:rPr>
          <w:rFonts w:ascii="Santander Text" w:hAnsi="Santander Text"/>
        </w:rPr>
      </w:pPr>
      <w:r>
        <w:rPr>
          <w:rFonts w:ascii="Santander Text" w:hAnsi="Santander Text"/>
        </w:rPr>
        <w:t xml:space="preserve">Para que los analistas puedan llevar un </w:t>
      </w:r>
      <w:r w:rsidR="00E07364">
        <w:rPr>
          <w:rFonts w:ascii="Santander Text" w:hAnsi="Santander Text"/>
        </w:rPr>
        <w:t>registro</w:t>
      </w:r>
      <w:r>
        <w:rPr>
          <w:rFonts w:ascii="Santander Text" w:hAnsi="Santander Text"/>
        </w:rPr>
        <w:t xml:space="preserve"> de las solicitudes que </w:t>
      </w:r>
      <w:r w:rsidR="00E07364">
        <w:rPr>
          <w:rFonts w:ascii="Santander Text" w:hAnsi="Santander Text"/>
        </w:rPr>
        <w:t>vencen en 5 días o menos debe existir un filtro para que de manera manual consulten y gestionen estas solicitudes antes de su vencimiento.</w:t>
      </w:r>
    </w:p>
    <w:p w14:paraId="5B28AE65" w14:textId="4CFD476B" w:rsidR="00E07364" w:rsidRPr="005B26B3" w:rsidRDefault="00E07364" w:rsidP="00A92FDE">
      <w:pPr>
        <w:ind w:left="-218"/>
        <w:rPr>
          <w:rFonts w:ascii="Santander Text" w:hAnsi="Santander Text"/>
        </w:rPr>
      </w:pPr>
      <w:r w:rsidRPr="005B26B3">
        <w:rPr>
          <w:rFonts w:ascii="Santander Text" w:hAnsi="Santander Text"/>
        </w:rPr>
        <w:t xml:space="preserve">En el caso de los supervisores también deberán hacerlo de manera manual, y </w:t>
      </w:r>
      <w:r w:rsidR="005B26B3" w:rsidRPr="005B26B3">
        <w:rPr>
          <w:rFonts w:ascii="Santander Text" w:hAnsi="Santander Text"/>
        </w:rPr>
        <w:t>podrán filtrar las solicitudes que estén por vencer para hacer el seguimiento correspondiente.</w:t>
      </w:r>
    </w:p>
    <w:p w14:paraId="7239148E" w14:textId="31617D56" w:rsidR="009640CF" w:rsidRPr="009640CF" w:rsidRDefault="009640CF" w:rsidP="00A92FDE">
      <w:pPr>
        <w:ind w:left="-218"/>
        <w:rPr>
          <w:rFonts w:ascii="Santander Text" w:hAnsi="Santander Text"/>
          <w:sz w:val="28"/>
          <w:szCs w:val="28"/>
        </w:rPr>
      </w:pPr>
      <w:commentRangeStart w:id="202"/>
      <w:commentRangeStart w:id="203"/>
      <w:r w:rsidRPr="009640CF">
        <w:rPr>
          <w:rFonts w:ascii="Santander Text" w:hAnsi="Santander Text"/>
        </w:rPr>
        <w:t xml:space="preserve">Debe contar con un sistema de reporte, que permita exportar en formato </w:t>
      </w:r>
      <w:r w:rsidRPr="00974714">
        <w:rPr>
          <w:rFonts w:ascii="Santander Text" w:hAnsi="Santander Text"/>
          <w:strike/>
        </w:rPr>
        <w:t>Excel</w:t>
      </w:r>
      <w:r w:rsidR="00974714">
        <w:rPr>
          <w:rFonts w:ascii="Santander Text" w:hAnsi="Santander Text"/>
        </w:rPr>
        <w:t xml:space="preserve"> .csv</w:t>
      </w:r>
      <w:r w:rsidRPr="009640CF">
        <w:rPr>
          <w:rFonts w:ascii="Santander Text" w:hAnsi="Santander Text"/>
        </w:rPr>
        <w:t xml:space="preserve"> la totalidad de solicitudes o las recibidas en un periodo de tiempo acotado de todos lo</w:t>
      </w:r>
      <w:r>
        <w:rPr>
          <w:rFonts w:ascii="Santander Text" w:hAnsi="Santander Text"/>
        </w:rPr>
        <w:t>s</w:t>
      </w:r>
      <w:r w:rsidRPr="009640CF">
        <w:rPr>
          <w:rFonts w:ascii="Santander Text" w:hAnsi="Santander Text"/>
        </w:rPr>
        <w:t xml:space="preserve"> campos disponibles, sin incluir comunicaciones ni adjuntos. Esta descarga estará limitada por perfil (los supervisores podrán ver solo los de su país, el DPO todos y los resolutores no podrán descargárselo).</w:t>
      </w:r>
      <w:commentRangeEnd w:id="202"/>
      <w:r w:rsidR="000C1C6B" w:rsidRPr="009640CF">
        <w:rPr>
          <w:rStyle w:val="Refdecomentario"/>
          <w:rFonts w:ascii="Santander Text" w:hAnsi="Santander Text"/>
          <w:sz w:val="28"/>
          <w:szCs w:val="28"/>
        </w:rPr>
        <w:commentReference w:id="202"/>
      </w:r>
      <w:commentRangeEnd w:id="203"/>
      <w:r>
        <w:rPr>
          <w:rStyle w:val="Refdecomentario"/>
        </w:rPr>
        <w:commentReference w:id="203"/>
      </w:r>
    </w:p>
    <w:p w14:paraId="38E04584" w14:textId="77777777" w:rsidR="003B4B2B" w:rsidRDefault="003B4B2B" w:rsidP="003B4B2B">
      <w:pPr>
        <w:keepNext/>
        <w:spacing w:after="0"/>
      </w:pPr>
      <w:r>
        <w:rPr>
          <w:rFonts w:ascii="Santander Text" w:hAnsi="Santander Text"/>
          <w:noProof/>
          <w:sz w:val="20"/>
          <w:szCs w:val="20"/>
        </w:rPr>
        <w:lastRenderedPageBreak/>
        <w:drawing>
          <wp:inline distT="0" distB="0" distL="0" distR="0" wp14:anchorId="7E240B04" wp14:editId="5540C1F0">
            <wp:extent cx="5400040" cy="2667000"/>
            <wp:effectExtent l="0" t="0" r="0" b="0"/>
            <wp:docPr id="2027207665"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7665" name="Imagen 1" descr="Aplicación, Tabl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2667000"/>
                    </a:xfrm>
                    <a:prstGeom prst="rect">
                      <a:avLst/>
                    </a:prstGeom>
                    <a:noFill/>
                    <a:ln>
                      <a:noFill/>
                    </a:ln>
                  </pic:spPr>
                </pic:pic>
              </a:graphicData>
            </a:graphic>
          </wp:inline>
        </w:drawing>
      </w:r>
    </w:p>
    <w:p w14:paraId="087698CD" w14:textId="7486DC5E" w:rsidR="005F03ED" w:rsidRPr="00A17940" w:rsidRDefault="003B4B2B" w:rsidP="003B4B2B">
      <w:pPr>
        <w:pStyle w:val="Descripcin"/>
      </w:pPr>
      <w:r>
        <w:t xml:space="preserve">Imagen </w:t>
      </w:r>
      <w:r>
        <w:fldChar w:fldCharType="begin"/>
      </w:r>
      <w:r>
        <w:instrText xml:space="preserve"> SEQ Imagen \* ARABIC </w:instrText>
      </w:r>
      <w:r>
        <w:fldChar w:fldCharType="separate"/>
      </w:r>
      <w:r w:rsidR="00F945FC">
        <w:rPr>
          <w:noProof/>
        </w:rPr>
        <w:t>5</w:t>
      </w:r>
      <w:r>
        <w:fldChar w:fldCharType="end"/>
      </w:r>
      <w:r>
        <w:t>. Ejemplo de panel de control de solicitudes.</w:t>
      </w:r>
    </w:p>
    <w:p w14:paraId="7F805E5C" w14:textId="77777777" w:rsidR="00EA7620" w:rsidRDefault="00A17940" w:rsidP="00A17940">
      <w:pPr>
        <w:pStyle w:val="Ttulo2"/>
        <w:rPr>
          <w:lang w:val="es-ES"/>
        </w:rPr>
      </w:pPr>
      <w:bookmarkStart w:id="205" w:name="_Perfiles"/>
      <w:bookmarkStart w:id="206" w:name="_Toc222994822"/>
      <w:bookmarkEnd w:id="205"/>
      <w:r>
        <w:rPr>
          <w:lang w:val="es-ES"/>
        </w:rPr>
        <w:t>Perfiles</w:t>
      </w:r>
      <w:bookmarkEnd w:id="206"/>
      <w:r w:rsidRPr="00A17940">
        <w:rPr>
          <w:lang w:val="es-ES"/>
        </w:rPr>
        <w:t xml:space="preserve"> </w:t>
      </w:r>
    </w:p>
    <w:p w14:paraId="7AB0ED39" w14:textId="77777777" w:rsidR="00EA7620" w:rsidRPr="00312205" w:rsidRDefault="00EA7620" w:rsidP="00EA7620">
      <w:pPr>
        <w:rPr>
          <w:rFonts w:ascii="Santander Text" w:hAnsi="Santander Text"/>
        </w:rPr>
      </w:pPr>
      <w:r w:rsidRPr="00312205">
        <w:rPr>
          <w:rFonts w:ascii="Santander Text" w:hAnsi="Santander Text"/>
        </w:rPr>
        <w:t>El gestor de solicitudes debe de estar perfilado según los siguientes perfiles:</w:t>
      </w:r>
    </w:p>
    <w:p w14:paraId="7089A302" w14:textId="2EC44DF5" w:rsidR="00EA7620" w:rsidRPr="00312205" w:rsidRDefault="00EA7620" w:rsidP="00EA7620">
      <w:pPr>
        <w:pStyle w:val="Prrafodelista"/>
        <w:numPr>
          <w:ilvl w:val="0"/>
          <w:numId w:val="25"/>
        </w:numPr>
        <w:rPr>
          <w:rFonts w:ascii="Santander Text" w:hAnsi="Santander Text"/>
          <w:szCs w:val="22"/>
        </w:rPr>
      </w:pPr>
      <w:r w:rsidRPr="0017443D">
        <w:rPr>
          <w:rFonts w:ascii="Santander Text" w:hAnsi="Santander Text"/>
          <w:b/>
          <w:bCs/>
          <w:szCs w:val="22"/>
          <w:lang w:val="es-ES"/>
        </w:rPr>
        <w:t>Analista</w:t>
      </w:r>
      <w:r w:rsidR="00865D03" w:rsidRPr="0017443D">
        <w:rPr>
          <w:rFonts w:ascii="Santander Text" w:hAnsi="Santander Text"/>
          <w:b/>
          <w:bCs/>
          <w:szCs w:val="22"/>
          <w:lang w:val="es-ES"/>
        </w:rPr>
        <w:t>s</w:t>
      </w:r>
      <w:r w:rsidRPr="0017443D">
        <w:rPr>
          <w:rFonts w:ascii="Santander Text" w:hAnsi="Santander Text"/>
          <w:szCs w:val="22"/>
          <w:lang w:val="es-ES"/>
        </w:rPr>
        <w:t xml:space="preserve">: Grupos resolutores. Podrá definirse grupos diferentes por tipo de solicitud (flujo) y organización. </w:t>
      </w:r>
      <w:r w:rsidRPr="00312205">
        <w:rPr>
          <w:rFonts w:ascii="Santander Text" w:hAnsi="Santander Text"/>
          <w:szCs w:val="22"/>
        </w:rPr>
        <w:t xml:space="preserve">Sólo podrán ver los casos asignados a su rol. </w:t>
      </w:r>
    </w:p>
    <w:p w14:paraId="6B3F74F1" w14:textId="2A2198B5" w:rsidR="00EA7620" w:rsidRPr="0017443D" w:rsidRDefault="00EA7620" w:rsidP="00EA7620">
      <w:pPr>
        <w:pStyle w:val="Prrafodelista"/>
        <w:numPr>
          <w:ilvl w:val="0"/>
          <w:numId w:val="25"/>
        </w:numPr>
        <w:rPr>
          <w:rFonts w:ascii="Santander Text" w:hAnsi="Santander Text"/>
          <w:szCs w:val="22"/>
          <w:lang w:val="es-ES"/>
        </w:rPr>
      </w:pPr>
      <w:r w:rsidRPr="0017443D">
        <w:rPr>
          <w:rFonts w:ascii="Santander Text" w:hAnsi="Santander Text"/>
          <w:b/>
          <w:bCs/>
          <w:szCs w:val="22"/>
          <w:lang w:val="es-ES"/>
        </w:rPr>
        <w:t>Supervisor</w:t>
      </w:r>
      <w:r w:rsidRPr="0017443D">
        <w:rPr>
          <w:rFonts w:ascii="Santander Text" w:hAnsi="Santander Text"/>
          <w:szCs w:val="22"/>
          <w:lang w:val="es-ES"/>
        </w:rPr>
        <w:t>. Este rol podrá ver los casos de todos los resolutores de su organización. Un</w:t>
      </w:r>
      <w:r w:rsidR="00C47A3C" w:rsidRPr="0017443D">
        <w:rPr>
          <w:rFonts w:ascii="Santander Text" w:hAnsi="Santander Text"/>
          <w:szCs w:val="22"/>
          <w:lang w:val="es-ES"/>
        </w:rPr>
        <w:t>o</w:t>
      </w:r>
      <w:r w:rsidRPr="0017443D">
        <w:rPr>
          <w:rFonts w:ascii="Santander Text" w:hAnsi="Santander Text"/>
          <w:szCs w:val="22"/>
          <w:lang w:val="es-ES"/>
        </w:rPr>
        <w:t xml:space="preserve"> podría tener roles de supervisión en varios países. </w:t>
      </w:r>
      <w:r w:rsidRPr="0017443D">
        <w:rPr>
          <w:rFonts w:ascii="Santander Text" w:hAnsi="Santander Text"/>
          <w:strike/>
          <w:szCs w:val="22"/>
          <w:lang w:val="es-ES"/>
          <w:rPrChange w:id="207" w:author="Liebana Lopez Ines" w:date="2026-02-12T12:32:00Z" w16du:dateUtc="2026-02-12T11:32:00Z">
            <w:rPr>
              <w:rFonts w:ascii="Santander Text" w:hAnsi="Santander Text"/>
              <w:sz w:val="20"/>
            </w:rPr>
          </w:rPrChange>
        </w:rPr>
        <w:t>Podrá reasignar solicitudes a otros resolutores.</w:t>
      </w:r>
      <w:r w:rsidRPr="0017443D">
        <w:rPr>
          <w:rFonts w:ascii="Santander Text" w:hAnsi="Santander Text"/>
          <w:szCs w:val="22"/>
          <w:lang w:val="es-ES"/>
        </w:rPr>
        <w:t xml:space="preserve"> </w:t>
      </w:r>
    </w:p>
    <w:p w14:paraId="7C762D12" w14:textId="77777777" w:rsidR="00EA7620" w:rsidRPr="0017443D" w:rsidRDefault="00EA7620" w:rsidP="00EA7620">
      <w:pPr>
        <w:pStyle w:val="Prrafodelista"/>
        <w:numPr>
          <w:ilvl w:val="0"/>
          <w:numId w:val="25"/>
        </w:numPr>
        <w:rPr>
          <w:rFonts w:ascii="Santander Text" w:hAnsi="Santander Text"/>
          <w:szCs w:val="22"/>
          <w:lang w:val="es-ES"/>
        </w:rPr>
      </w:pPr>
      <w:r w:rsidRPr="0017443D">
        <w:rPr>
          <w:rFonts w:ascii="Santander Text" w:hAnsi="Santander Text"/>
          <w:b/>
          <w:bCs/>
          <w:szCs w:val="22"/>
          <w:lang w:val="es-ES"/>
        </w:rPr>
        <w:t>DPO</w:t>
      </w:r>
      <w:r w:rsidRPr="0017443D">
        <w:rPr>
          <w:rFonts w:ascii="Santander Text" w:hAnsi="Santander Text"/>
          <w:szCs w:val="22"/>
          <w:lang w:val="es-ES"/>
        </w:rPr>
        <w:t xml:space="preserve">. Este rol podrá acceder a cualquier caso de todos los organizaciones (supervisor de supervisores). </w:t>
      </w:r>
    </w:p>
    <w:p w14:paraId="0E20A4BA" w14:textId="77777777" w:rsidR="000F3C06" w:rsidRDefault="000F3C06" w:rsidP="000F3C06">
      <w:pPr>
        <w:pStyle w:val="Ttulo1"/>
        <w:rPr>
          <w:ins w:id="208" w:author="Liebana Lopez Ines" w:date="2026-02-17T10:02:00Z" w16du:dateUtc="2026-02-17T09:02:00Z"/>
        </w:rPr>
      </w:pPr>
      <w:bookmarkStart w:id="209" w:name="_DERECHOS_DISPONIBLES"/>
      <w:bookmarkStart w:id="210" w:name="_Toc222994823"/>
      <w:bookmarkStart w:id="211" w:name="Derechos"/>
      <w:bookmarkEnd w:id="209"/>
      <w:ins w:id="212" w:author="Liebana Lopez Ines" w:date="2026-02-17T10:02:00Z" w16du:dateUtc="2026-02-17T09:02:00Z">
        <w:r>
          <w:t>DERECHOS DISPONIBLES</w:t>
        </w:r>
        <w:bookmarkEnd w:id="210"/>
      </w:ins>
    </w:p>
    <w:bookmarkEnd w:id="211"/>
    <w:p w14:paraId="319A9234" w14:textId="77777777" w:rsidR="009A76E5" w:rsidRDefault="009A76E5" w:rsidP="009A76E5"/>
    <w:p w14:paraId="2D1F654C" w14:textId="2938398C" w:rsidR="009A76E5" w:rsidRDefault="00312205" w:rsidP="009A76E5">
      <w:r w:rsidRPr="00312205">
        <w:t>Respecto a los derechos disponibles, podrán ejercerse 10</w:t>
      </w:r>
      <w:r>
        <w:t xml:space="preserve"> derechos</w:t>
      </w:r>
      <w:r w:rsidRPr="00312205">
        <w:t xml:space="preserve"> desde los formularios.</w:t>
      </w:r>
      <w:r>
        <w:t xml:space="preserve"> Serán los siguientes:</w:t>
      </w:r>
    </w:p>
    <w:p w14:paraId="25168951" w14:textId="79139920" w:rsidR="00312205" w:rsidRPr="0073279B" w:rsidRDefault="00677AF5" w:rsidP="0073279B">
      <w:pPr>
        <w:pStyle w:val="Prrafodelista"/>
        <w:numPr>
          <w:ilvl w:val="0"/>
          <w:numId w:val="36"/>
        </w:numPr>
        <w:rPr>
          <w:rFonts w:ascii="Santander Text" w:hAnsi="Santander Text"/>
        </w:rPr>
      </w:pPr>
      <w:r w:rsidRPr="0073279B">
        <w:rPr>
          <w:rFonts w:ascii="Santander Text" w:hAnsi="Santander Text"/>
        </w:rPr>
        <w:t>Acceso a datos</w:t>
      </w:r>
    </w:p>
    <w:p w14:paraId="67C55A56" w14:textId="4EEFB6FB" w:rsidR="00720F25" w:rsidRPr="0073279B" w:rsidRDefault="00720F25" w:rsidP="0073279B">
      <w:pPr>
        <w:pStyle w:val="Prrafodelista"/>
        <w:numPr>
          <w:ilvl w:val="0"/>
          <w:numId w:val="36"/>
        </w:numPr>
        <w:rPr>
          <w:rFonts w:ascii="Santander Text" w:hAnsi="Santander Text"/>
        </w:rPr>
      </w:pPr>
      <w:r w:rsidRPr="0073279B">
        <w:rPr>
          <w:rFonts w:ascii="Santander Text" w:hAnsi="Santander Text"/>
        </w:rPr>
        <w:t>Rectificación / Actualización de mis datos</w:t>
      </w:r>
    </w:p>
    <w:p w14:paraId="2ACCC275" w14:textId="23601564" w:rsidR="00677AF5" w:rsidRPr="0073279B" w:rsidRDefault="00677AF5" w:rsidP="0073279B">
      <w:pPr>
        <w:pStyle w:val="Prrafodelista"/>
        <w:numPr>
          <w:ilvl w:val="0"/>
          <w:numId w:val="36"/>
        </w:numPr>
        <w:rPr>
          <w:rFonts w:ascii="Santander Text" w:hAnsi="Santander Text"/>
        </w:rPr>
      </w:pPr>
      <w:r w:rsidRPr="0073279B">
        <w:rPr>
          <w:rFonts w:ascii="Santander Text" w:hAnsi="Santander Text"/>
        </w:rPr>
        <w:t>Portabilidad</w:t>
      </w:r>
    </w:p>
    <w:p w14:paraId="1D4A74E9" w14:textId="62B39602" w:rsidR="00677AF5" w:rsidRPr="0073279B" w:rsidRDefault="00677AF5" w:rsidP="0073279B">
      <w:pPr>
        <w:pStyle w:val="Prrafodelista"/>
        <w:numPr>
          <w:ilvl w:val="0"/>
          <w:numId w:val="36"/>
        </w:numPr>
        <w:rPr>
          <w:rFonts w:ascii="Santander Text" w:hAnsi="Santander Text"/>
        </w:rPr>
      </w:pPr>
      <w:r w:rsidRPr="0073279B">
        <w:rPr>
          <w:rFonts w:ascii="Santander Text" w:hAnsi="Santander Text"/>
        </w:rPr>
        <w:t>Oposición</w:t>
      </w:r>
    </w:p>
    <w:p w14:paraId="090B422E" w14:textId="085A1FD0" w:rsidR="00677AF5" w:rsidRPr="0073279B" w:rsidRDefault="00677AF5" w:rsidP="0073279B">
      <w:pPr>
        <w:pStyle w:val="Prrafodelista"/>
        <w:numPr>
          <w:ilvl w:val="0"/>
          <w:numId w:val="36"/>
        </w:numPr>
        <w:rPr>
          <w:rFonts w:ascii="Santander Text" w:hAnsi="Santander Text"/>
        </w:rPr>
      </w:pPr>
      <w:r w:rsidRPr="0073279B">
        <w:rPr>
          <w:rFonts w:ascii="Santander Text" w:hAnsi="Santander Text"/>
        </w:rPr>
        <w:t>Supresión</w:t>
      </w:r>
    </w:p>
    <w:p w14:paraId="7D41613B" w14:textId="49BE5DC3" w:rsidR="00677AF5" w:rsidRPr="0073279B" w:rsidRDefault="003B52CD" w:rsidP="0073279B">
      <w:pPr>
        <w:pStyle w:val="Prrafodelista"/>
        <w:numPr>
          <w:ilvl w:val="0"/>
          <w:numId w:val="36"/>
        </w:numPr>
        <w:rPr>
          <w:rFonts w:ascii="Santander Text" w:hAnsi="Santander Text"/>
        </w:rPr>
      </w:pPr>
      <w:r w:rsidRPr="0073279B">
        <w:rPr>
          <w:rFonts w:ascii="Santander Text" w:hAnsi="Santander Text"/>
        </w:rPr>
        <w:t>Supresión ficheros ASNEF/EXPERIAN/CIRBE</w:t>
      </w:r>
    </w:p>
    <w:p w14:paraId="00B18313" w14:textId="7BED7343" w:rsidR="00324F95" w:rsidRPr="0073279B" w:rsidRDefault="00324F95" w:rsidP="0073279B">
      <w:pPr>
        <w:pStyle w:val="Prrafodelista"/>
        <w:numPr>
          <w:ilvl w:val="0"/>
          <w:numId w:val="36"/>
        </w:numPr>
        <w:rPr>
          <w:rFonts w:ascii="Santander Text" w:hAnsi="Santander Text"/>
        </w:rPr>
      </w:pPr>
      <w:r w:rsidRPr="0073279B">
        <w:rPr>
          <w:rFonts w:ascii="Santander Text" w:hAnsi="Santander Text"/>
        </w:rPr>
        <w:lastRenderedPageBreak/>
        <w:t>Baja en CIRBE</w:t>
      </w:r>
    </w:p>
    <w:p w14:paraId="40F01F79" w14:textId="22F44E07" w:rsidR="003B52CD" w:rsidRPr="0073279B" w:rsidRDefault="003B52CD" w:rsidP="0073279B">
      <w:pPr>
        <w:pStyle w:val="Prrafodelista"/>
        <w:numPr>
          <w:ilvl w:val="0"/>
          <w:numId w:val="36"/>
        </w:numPr>
        <w:rPr>
          <w:rFonts w:ascii="Santander Text" w:hAnsi="Santander Text"/>
        </w:rPr>
      </w:pPr>
      <w:r w:rsidRPr="0073279B">
        <w:rPr>
          <w:rFonts w:ascii="Santander Text" w:hAnsi="Santander Text"/>
        </w:rPr>
        <w:t>Rectificar / Modificar datos CIRBE</w:t>
      </w:r>
    </w:p>
    <w:p w14:paraId="75EC4E20" w14:textId="48A5AB31" w:rsidR="003B52CD" w:rsidRPr="0073279B" w:rsidRDefault="00954E18" w:rsidP="0073279B">
      <w:pPr>
        <w:pStyle w:val="Prrafodelista"/>
        <w:numPr>
          <w:ilvl w:val="0"/>
          <w:numId w:val="36"/>
        </w:numPr>
        <w:rPr>
          <w:rFonts w:ascii="Santander Text" w:hAnsi="Santander Text"/>
        </w:rPr>
      </w:pPr>
      <w:r w:rsidRPr="0073279B">
        <w:rPr>
          <w:rFonts w:ascii="Santander Text" w:hAnsi="Santander Text"/>
        </w:rPr>
        <w:t>Limitación</w:t>
      </w:r>
    </w:p>
    <w:p w14:paraId="70A600F9" w14:textId="2ACE993F" w:rsidR="00954E18" w:rsidRPr="0073279B" w:rsidRDefault="00954E18" w:rsidP="0073279B">
      <w:pPr>
        <w:pStyle w:val="Prrafodelista"/>
        <w:numPr>
          <w:ilvl w:val="0"/>
          <w:numId w:val="36"/>
        </w:numPr>
        <w:rPr>
          <w:rFonts w:ascii="Santander Text" w:hAnsi="Santander Text"/>
        </w:rPr>
      </w:pPr>
      <w:r w:rsidRPr="0073279B">
        <w:rPr>
          <w:rFonts w:ascii="Santander Text" w:hAnsi="Santander Text"/>
        </w:rPr>
        <w:t>Impugnación (revisión manual)</w:t>
      </w:r>
    </w:p>
    <w:p w14:paraId="2DEDCDE9" w14:textId="7605D4AC" w:rsidR="00312205" w:rsidRDefault="00312205" w:rsidP="00312205">
      <w:pPr>
        <w:rPr>
          <w:rFonts w:ascii="Santander Text" w:hAnsi="Santander Text"/>
        </w:rPr>
      </w:pPr>
      <w:r w:rsidRPr="00312205">
        <w:rPr>
          <w:rFonts w:ascii="Santander Text" w:hAnsi="Santander Text"/>
        </w:rPr>
        <w:t>A continuación, se definirán los flujos de trabajo asociados a cada derecho. En la parte superior se indicará la fase y las tareas que hay que seguir en cada uno de los supuestos. Las tareas irán concatenadas.</w:t>
      </w:r>
    </w:p>
    <w:p w14:paraId="19862BA5" w14:textId="5E511716" w:rsidR="00D33B1E" w:rsidRDefault="00D33B1E" w:rsidP="00D33B1E">
      <w:pPr>
        <w:rPr>
          <w:rFonts w:ascii="Santander Text" w:hAnsi="Santander Text"/>
        </w:rPr>
      </w:pPr>
      <w:r>
        <w:rPr>
          <w:rFonts w:ascii="Santander Text" w:hAnsi="Santander Text"/>
        </w:rPr>
        <w:t xml:space="preserve">Los derechos </w:t>
      </w:r>
      <w:r w:rsidR="00022C79">
        <w:rPr>
          <w:rFonts w:ascii="Santander Text" w:hAnsi="Santander Text"/>
        </w:rPr>
        <w:t>2</w:t>
      </w:r>
      <w:r w:rsidR="001E18D2">
        <w:rPr>
          <w:rFonts w:ascii="Santander Text" w:hAnsi="Santander Text"/>
        </w:rPr>
        <w:t>-</w:t>
      </w:r>
      <w:r w:rsidR="004D1D96">
        <w:rPr>
          <w:rFonts w:ascii="Santander Text" w:hAnsi="Santander Text"/>
        </w:rPr>
        <w:t>8 y</w:t>
      </w:r>
      <w:r w:rsidR="00022C79">
        <w:rPr>
          <w:rFonts w:ascii="Santander Text" w:hAnsi="Santander Text"/>
        </w:rPr>
        <w:t xml:space="preserve"> 6</w:t>
      </w:r>
      <w:r w:rsidR="001E18D2">
        <w:rPr>
          <w:rFonts w:ascii="Santander Text" w:hAnsi="Santander Text"/>
        </w:rPr>
        <w:t>-</w:t>
      </w:r>
      <w:r>
        <w:rPr>
          <w:rFonts w:ascii="Santander Text" w:hAnsi="Santander Text"/>
        </w:rPr>
        <w:t>7 compartirán el mismo flujo de trabajo.</w:t>
      </w:r>
    </w:p>
    <w:p w14:paraId="67C38A0B" w14:textId="77777777" w:rsidR="008011A7" w:rsidRPr="00312205" w:rsidRDefault="008011A7" w:rsidP="008011A7">
      <w:pPr>
        <w:ind w:left="1416" w:hanging="1416"/>
        <w:rPr>
          <w:rFonts w:ascii="Santander Text" w:hAnsi="Santander Text"/>
        </w:rPr>
      </w:pPr>
    </w:p>
    <w:p w14:paraId="6EFF3C3F" w14:textId="74C4E02E" w:rsidR="00312205" w:rsidRDefault="00312205" w:rsidP="00312205">
      <w:pPr>
        <w:pStyle w:val="Ttulo2"/>
      </w:pPr>
      <w:bookmarkStart w:id="213" w:name="_Toc222994824"/>
      <w:r>
        <w:t>Derecho de Acceso</w:t>
      </w:r>
      <w:bookmarkEnd w:id="213"/>
    </w:p>
    <w:p w14:paraId="4558C20B" w14:textId="0F2521F4" w:rsidR="00CF6E63" w:rsidRPr="00CF6E63" w:rsidRDefault="00312205" w:rsidP="00A164BC">
      <w:pPr>
        <w:rPr>
          <w:lang w:val="en-GB"/>
        </w:rPr>
      </w:pPr>
      <w:r w:rsidRPr="00312205">
        <w:rPr>
          <w:noProof/>
        </w:rPr>
        <w:drawing>
          <wp:inline distT="0" distB="0" distL="0" distR="0" wp14:anchorId="49BB41BE" wp14:editId="72737882">
            <wp:extent cx="5816009" cy="3197791"/>
            <wp:effectExtent l="0" t="0" r="0" b="3175"/>
            <wp:docPr id="17054369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36947" name="Imagen 1" descr="Diagrama&#10;&#10;El contenido generado por IA puede ser incorrecto."/>
                    <pic:cNvPicPr/>
                  </pic:nvPicPr>
                  <pic:blipFill rotWithShape="1">
                    <a:blip r:embed="rId28"/>
                    <a:srcRect l="7769" t="3395" r="2613" b="8324"/>
                    <a:stretch>
                      <a:fillRect/>
                    </a:stretch>
                  </pic:blipFill>
                  <pic:spPr bwMode="auto">
                    <a:xfrm>
                      <a:off x="0" y="0"/>
                      <a:ext cx="5831729" cy="3206435"/>
                    </a:xfrm>
                    <a:prstGeom prst="rect">
                      <a:avLst/>
                    </a:prstGeom>
                    <a:ln>
                      <a:noFill/>
                    </a:ln>
                    <a:extLst>
                      <a:ext uri="{53640926-AAD7-44D8-BBD7-CCE9431645EC}">
                        <a14:shadowObscured xmlns:a14="http://schemas.microsoft.com/office/drawing/2010/main"/>
                      </a:ext>
                    </a:extLst>
                  </pic:spPr>
                </pic:pic>
              </a:graphicData>
            </a:graphic>
          </wp:inline>
        </w:drawing>
      </w:r>
    </w:p>
    <w:p w14:paraId="3B61F415" w14:textId="51B0DF3B" w:rsidR="00312205" w:rsidRDefault="00312205" w:rsidP="00312205">
      <w:pPr>
        <w:pStyle w:val="Descripcin"/>
      </w:pPr>
      <w:r>
        <w:t xml:space="preserve">Imagen </w:t>
      </w:r>
      <w:r>
        <w:fldChar w:fldCharType="begin"/>
      </w:r>
      <w:r>
        <w:instrText xml:space="preserve"> SEQ Imagen \* ARABIC </w:instrText>
      </w:r>
      <w:r>
        <w:fldChar w:fldCharType="separate"/>
      </w:r>
      <w:r w:rsidR="00F945FC">
        <w:rPr>
          <w:noProof/>
        </w:rPr>
        <w:t>7</w:t>
      </w:r>
      <w:r>
        <w:fldChar w:fldCharType="end"/>
      </w:r>
      <w:r>
        <w:t xml:space="preserve">. Flujo de trabajo del Derecho de acceso </w:t>
      </w:r>
    </w:p>
    <w:p w14:paraId="41133E10" w14:textId="52158573" w:rsidR="00CF6E63" w:rsidRDefault="00CF6E63" w:rsidP="00CF6E63">
      <w:pPr>
        <w:pStyle w:val="Ttulo2"/>
      </w:pPr>
      <w:bookmarkStart w:id="214" w:name="_Toc222994825"/>
      <w:r>
        <w:lastRenderedPageBreak/>
        <w:t>Derecho de Portabilidad</w:t>
      </w:r>
      <w:bookmarkEnd w:id="214"/>
    </w:p>
    <w:p w14:paraId="77F15D3B" w14:textId="77777777" w:rsidR="00F945FC" w:rsidRDefault="00CF6E63" w:rsidP="00F945FC">
      <w:pPr>
        <w:keepNext/>
      </w:pPr>
      <w:r w:rsidRPr="00312205">
        <w:rPr>
          <w:noProof/>
        </w:rPr>
        <w:drawing>
          <wp:inline distT="0" distB="0" distL="0" distR="0" wp14:anchorId="5BF8A3BA" wp14:editId="5BA8C3CA">
            <wp:extent cx="5612130" cy="3085170"/>
            <wp:effectExtent l="0" t="0" r="7620" b="1270"/>
            <wp:docPr id="3343219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36947" name="Imagen 1" descr="Diagrama&#10;&#10;El contenido generado por IA puede ser incorrecto."/>
                    <pic:cNvPicPr/>
                  </pic:nvPicPr>
                  <pic:blipFill rotWithShape="1">
                    <a:blip r:embed="rId28"/>
                    <a:srcRect l="7769" t="3395" r="2613" b="8324"/>
                    <a:stretch>
                      <a:fillRect/>
                    </a:stretch>
                  </pic:blipFill>
                  <pic:spPr bwMode="auto">
                    <a:xfrm>
                      <a:off x="0" y="0"/>
                      <a:ext cx="5612130" cy="3085170"/>
                    </a:xfrm>
                    <a:prstGeom prst="rect">
                      <a:avLst/>
                    </a:prstGeom>
                    <a:ln>
                      <a:noFill/>
                    </a:ln>
                    <a:extLst>
                      <a:ext uri="{53640926-AAD7-44D8-BBD7-CCE9431645EC}">
                        <a14:shadowObscured xmlns:a14="http://schemas.microsoft.com/office/drawing/2010/main"/>
                      </a:ext>
                    </a:extLst>
                  </pic:spPr>
                </pic:pic>
              </a:graphicData>
            </a:graphic>
          </wp:inline>
        </w:drawing>
      </w:r>
    </w:p>
    <w:p w14:paraId="0A85C8D0" w14:textId="0774A1A3" w:rsidR="00CF6E63" w:rsidRPr="00CF6E63" w:rsidRDefault="00F945FC" w:rsidP="00F945FC">
      <w:pPr>
        <w:pStyle w:val="Descripcin"/>
      </w:pPr>
      <w:r>
        <w:t xml:space="preserve">Imagen </w:t>
      </w:r>
      <w:r>
        <w:fldChar w:fldCharType="begin"/>
      </w:r>
      <w:r>
        <w:instrText xml:space="preserve"> SEQ Imagen \* ARABIC </w:instrText>
      </w:r>
      <w:r>
        <w:fldChar w:fldCharType="separate"/>
      </w:r>
      <w:r>
        <w:rPr>
          <w:noProof/>
        </w:rPr>
        <w:t>8</w:t>
      </w:r>
      <w:r>
        <w:fldChar w:fldCharType="end"/>
      </w:r>
      <w:r>
        <w:t>. Flujo de trabajo del Derecho de Portabilidad.</w:t>
      </w:r>
    </w:p>
    <w:p w14:paraId="7222F241" w14:textId="64F2F1C5" w:rsidR="00B65368" w:rsidRDefault="00B65368" w:rsidP="00B65368">
      <w:pPr>
        <w:pStyle w:val="Ttulo2"/>
      </w:pPr>
      <w:bookmarkStart w:id="215" w:name="_Toc222994826"/>
      <w:r>
        <w:t>Derecho de Oposición</w:t>
      </w:r>
      <w:bookmarkEnd w:id="215"/>
    </w:p>
    <w:p w14:paraId="3C8DF359" w14:textId="77777777" w:rsidR="00F945FC" w:rsidRDefault="00CF6E63" w:rsidP="00F945FC">
      <w:pPr>
        <w:keepNext/>
      </w:pPr>
      <w:r w:rsidRPr="00CF6E63">
        <w:rPr>
          <w:noProof/>
          <w:lang w:val="en-GB"/>
        </w:rPr>
        <w:drawing>
          <wp:inline distT="0" distB="0" distL="0" distR="0" wp14:anchorId="0054FBDD" wp14:editId="08F1B694">
            <wp:extent cx="5612130" cy="3032760"/>
            <wp:effectExtent l="0" t="0" r="7620" b="0"/>
            <wp:docPr id="4503346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4690" name="Imagen 1" descr="Diagrama&#10;&#10;El contenido generado por IA puede ser incorrecto."/>
                    <pic:cNvPicPr/>
                  </pic:nvPicPr>
                  <pic:blipFill>
                    <a:blip r:embed="rId29"/>
                    <a:stretch>
                      <a:fillRect/>
                    </a:stretch>
                  </pic:blipFill>
                  <pic:spPr>
                    <a:xfrm>
                      <a:off x="0" y="0"/>
                      <a:ext cx="5612130" cy="3032760"/>
                    </a:xfrm>
                    <a:prstGeom prst="rect">
                      <a:avLst/>
                    </a:prstGeom>
                  </pic:spPr>
                </pic:pic>
              </a:graphicData>
            </a:graphic>
          </wp:inline>
        </w:drawing>
      </w:r>
    </w:p>
    <w:p w14:paraId="6F4DFCC0" w14:textId="1F82AEB2" w:rsidR="00B65368" w:rsidRPr="00F945FC" w:rsidRDefault="00F945FC" w:rsidP="00F945FC">
      <w:pPr>
        <w:pStyle w:val="Descripcin"/>
      </w:pPr>
      <w:r>
        <w:t xml:space="preserve">Imagen </w:t>
      </w:r>
      <w:r>
        <w:fldChar w:fldCharType="begin"/>
      </w:r>
      <w:r>
        <w:instrText xml:space="preserve"> SEQ Imagen \* ARABIC </w:instrText>
      </w:r>
      <w:r>
        <w:fldChar w:fldCharType="separate"/>
      </w:r>
      <w:r>
        <w:rPr>
          <w:noProof/>
        </w:rPr>
        <w:t>9</w:t>
      </w:r>
      <w:r>
        <w:fldChar w:fldCharType="end"/>
      </w:r>
      <w:r>
        <w:t>. Flujo de trabajo del Derecho de Oposición</w:t>
      </w:r>
    </w:p>
    <w:p w14:paraId="1357E4ED" w14:textId="0E471753" w:rsidR="00B65368" w:rsidRDefault="00B65368" w:rsidP="00B65368">
      <w:pPr>
        <w:pStyle w:val="Ttulo2"/>
      </w:pPr>
      <w:bookmarkStart w:id="216" w:name="_Toc222994827"/>
      <w:r>
        <w:lastRenderedPageBreak/>
        <w:t>Derecho de Supresión</w:t>
      </w:r>
      <w:bookmarkEnd w:id="216"/>
    </w:p>
    <w:p w14:paraId="36751596" w14:textId="77777777" w:rsidR="00F945FC" w:rsidRDefault="00CF6E63" w:rsidP="00F945FC">
      <w:pPr>
        <w:keepNext/>
      </w:pPr>
      <w:r w:rsidRPr="00CF6E63">
        <w:rPr>
          <w:noProof/>
          <w:lang w:val="en-GB"/>
        </w:rPr>
        <w:drawing>
          <wp:inline distT="0" distB="0" distL="0" distR="0" wp14:anchorId="091DB31F" wp14:editId="658E5CF4">
            <wp:extent cx="5612130" cy="3001645"/>
            <wp:effectExtent l="0" t="0" r="7620" b="8255"/>
            <wp:docPr id="11760566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56636" name="Imagen 1" descr="Diagrama&#10;&#10;El contenido generado por IA puede ser incorrecto."/>
                    <pic:cNvPicPr/>
                  </pic:nvPicPr>
                  <pic:blipFill>
                    <a:blip r:embed="rId30"/>
                    <a:stretch>
                      <a:fillRect/>
                    </a:stretch>
                  </pic:blipFill>
                  <pic:spPr>
                    <a:xfrm>
                      <a:off x="0" y="0"/>
                      <a:ext cx="5612130" cy="3001645"/>
                    </a:xfrm>
                    <a:prstGeom prst="rect">
                      <a:avLst/>
                    </a:prstGeom>
                  </pic:spPr>
                </pic:pic>
              </a:graphicData>
            </a:graphic>
          </wp:inline>
        </w:drawing>
      </w:r>
    </w:p>
    <w:p w14:paraId="63AE542D" w14:textId="7B4BAF5A" w:rsidR="00CF6E63" w:rsidRPr="00F945FC" w:rsidRDefault="00F945FC" w:rsidP="00F945FC">
      <w:pPr>
        <w:pStyle w:val="Descripcin"/>
      </w:pPr>
      <w:r>
        <w:t xml:space="preserve">Imagen </w:t>
      </w:r>
      <w:r>
        <w:fldChar w:fldCharType="begin"/>
      </w:r>
      <w:r>
        <w:instrText xml:space="preserve"> SEQ Imagen \* ARABIC </w:instrText>
      </w:r>
      <w:r>
        <w:fldChar w:fldCharType="separate"/>
      </w:r>
      <w:r>
        <w:rPr>
          <w:noProof/>
        </w:rPr>
        <w:t>10</w:t>
      </w:r>
      <w:r>
        <w:fldChar w:fldCharType="end"/>
      </w:r>
      <w:r>
        <w:t xml:space="preserve">. </w:t>
      </w:r>
      <w:r w:rsidRPr="00C476BE">
        <w:t>Flujo de trabajo del Derecho de</w:t>
      </w:r>
      <w:r>
        <w:t xml:space="preserve"> Supresión</w:t>
      </w:r>
    </w:p>
    <w:p w14:paraId="39D7A1A2" w14:textId="20F846CF" w:rsidR="00B65368" w:rsidRDefault="00B65368" w:rsidP="00B65368">
      <w:pPr>
        <w:pStyle w:val="Ttulo2"/>
        <w:rPr>
          <w:lang w:val="es-ES"/>
        </w:rPr>
      </w:pPr>
      <w:bookmarkStart w:id="217" w:name="_Toc222994828"/>
      <w:r w:rsidRPr="00B65368">
        <w:rPr>
          <w:lang w:val="es-ES"/>
        </w:rPr>
        <w:t xml:space="preserve">Derecho de </w:t>
      </w:r>
      <w:r>
        <w:rPr>
          <w:lang w:val="es-ES"/>
        </w:rPr>
        <w:t>S</w:t>
      </w:r>
      <w:r w:rsidRPr="00B65368">
        <w:rPr>
          <w:lang w:val="es-ES"/>
        </w:rPr>
        <w:t>upresión – ficheros ASNEF/EXPERIAN /CIRBE</w:t>
      </w:r>
      <w:bookmarkEnd w:id="217"/>
    </w:p>
    <w:p w14:paraId="7D353D04" w14:textId="77777777" w:rsidR="00F945FC" w:rsidRDefault="00CF6E63" w:rsidP="00F945FC">
      <w:pPr>
        <w:keepNext/>
      </w:pPr>
      <w:r w:rsidRPr="00CF6E63">
        <w:rPr>
          <w:noProof/>
        </w:rPr>
        <w:drawing>
          <wp:inline distT="0" distB="0" distL="0" distR="0" wp14:anchorId="61153F1B" wp14:editId="0FFA0D97">
            <wp:extent cx="5612130" cy="3035300"/>
            <wp:effectExtent l="0" t="0" r="7620" b="0"/>
            <wp:docPr id="20884892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89212" name="Imagen 1" descr="Diagrama&#10;&#10;El contenido generado por IA puede ser incorrecto."/>
                    <pic:cNvPicPr/>
                  </pic:nvPicPr>
                  <pic:blipFill>
                    <a:blip r:embed="rId31"/>
                    <a:stretch>
                      <a:fillRect/>
                    </a:stretch>
                  </pic:blipFill>
                  <pic:spPr>
                    <a:xfrm>
                      <a:off x="0" y="0"/>
                      <a:ext cx="5612130" cy="3035300"/>
                    </a:xfrm>
                    <a:prstGeom prst="rect">
                      <a:avLst/>
                    </a:prstGeom>
                  </pic:spPr>
                </pic:pic>
              </a:graphicData>
            </a:graphic>
          </wp:inline>
        </w:drawing>
      </w:r>
    </w:p>
    <w:p w14:paraId="620991F5" w14:textId="152CD3EB" w:rsidR="00CF6E63" w:rsidRPr="00CF6E63" w:rsidRDefault="00F945FC" w:rsidP="00F945FC">
      <w:pPr>
        <w:pStyle w:val="Descripcin"/>
      </w:pPr>
      <w:r>
        <w:t xml:space="preserve">Imagen </w:t>
      </w:r>
      <w:r>
        <w:fldChar w:fldCharType="begin"/>
      </w:r>
      <w:r>
        <w:instrText xml:space="preserve"> SEQ Imagen \* ARABIC </w:instrText>
      </w:r>
      <w:r>
        <w:fldChar w:fldCharType="separate"/>
      </w:r>
      <w:r>
        <w:rPr>
          <w:noProof/>
        </w:rPr>
        <w:t>11</w:t>
      </w:r>
      <w:r>
        <w:fldChar w:fldCharType="end"/>
      </w:r>
      <w:r>
        <w:t xml:space="preserve">. </w:t>
      </w:r>
      <w:r w:rsidRPr="00CE01EF">
        <w:t>Flujo de trabajo del Derecho de</w:t>
      </w:r>
      <w:r>
        <w:t xml:space="preserve"> Supresión - ficheros ASNEF/EXPERIAN/CIRBE</w:t>
      </w:r>
    </w:p>
    <w:p w14:paraId="23FA11BF" w14:textId="6A0862DB" w:rsidR="00B65368" w:rsidRDefault="00B65368" w:rsidP="00B65368">
      <w:pPr>
        <w:pStyle w:val="Ttulo2"/>
        <w:rPr>
          <w:lang w:val="es-ES"/>
        </w:rPr>
      </w:pPr>
      <w:bookmarkStart w:id="218" w:name="_Toc222994829"/>
      <w:r w:rsidRPr="00B65368">
        <w:rPr>
          <w:lang w:val="es-ES"/>
        </w:rPr>
        <w:lastRenderedPageBreak/>
        <w:t xml:space="preserve">Derecho de </w:t>
      </w:r>
      <w:r>
        <w:rPr>
          <w:lang w:val="es-ES"/>
        </w:rPr>
        <w:t>R</w:t>
      </w:r>
      <w:r w:rsidRPr="00B65368">
        <w:rPr>
          <w:lang w:val="es-ES"/>
        </w:rPr>
        <w:t xml:space="preserve">ectificación / </w:t>
      </w:r>
      <w:r>
        <w:rPr>
          <w:lang w:val="es-ES"/>
        </w:rPr>
        <w:t>M</w:t>
      </w:r>
      <w:r w:rsidRPr="00B65368">
        <w:rPr>
          <w:lang w:val="es-ES"/>
        </w:rPr>
        <w:t>odificar datos CIRBE</w:t>
      </w:r>
      <w:bookmarkEnd w:id="218"/>
    </w:p>
    <w:p w14:paraId="6AC0B3E6" w14:textId="77777777" w:rsidR="00F945FC" w:rsidRDefault="00CF6E63" w:rsidP="00F945FC">
      <w:pPr>
        <w:keepNext/>
      </w:pPr>
      <w:r w:rsidRPr="00CF6E63">
        <w:rPr>
          <w:noProof/>
        </w:rPr>
        <w:drawing>
          <wp:inline distT="0" distB="0" distL="0" distR="0" wp14:anchorId="4BBF2DAE" wp14:editId="7C1E6E22">
            <wp:extent cx="5612130" cy="2853690"/>
            <wp:effectExtent l="0" t="0" r="7620" b="3810"/>
            <wp:docPr id="173436618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66183" name="Imagen 1" descr="Diagrama, Esquemático&#10;&#10;El contenido generado por IA puede ser incorrecto."/>
                    <pic:cNvPicPr/>
                  </pic:nvPicPr>
                  <pic:blipFill>
                    <a:blip r:embed="rId32"/>
                    <a:stretch>
                      <a:fillRect/>
                    </a:stretch>
                  </pic:blipFill>
                  <pic:spPr>
                    <a:xfrm>
                      <a:off x="0" y="0"/>
                      <a:ext cx="5612130" cy="2853690"/>
                    </a:xfrm>
                    <a:prstGeom prst="rect">
                      <a:avLst/>
                    </a:prstGeom>
                  </pic:spPr>
                </pic:pic>
              </a:graphicData>
            </a:graphic>
          </wp:inline>
        </w:drawing>
      </w:r>
    </w:p>
    <w:p w14:paraId="16CFB049" w14:textId="4C2E9DE8" w:rsidR="00CF6E63" w:rsidRPr="00CF6E63" w:rsidRDefault="00F945FC" w:rsidP="00F945FC">
      <w:pPr>
        <w:pStyle w:val="Descripcin"/>
      </w:pPr>
      <w:r>
        <w:t xml:space="preserve">Imagen </w:t>
      </w:r>
      <w:r>
        <w:fldChar w:fldCharType="begin"/>
      </w:r>
      <w:r>
        <w:instrText xml:space="preserve"> SEQ Imagen \* ARABIC </w:instrText>
      </w:r>
      <w:r>
        <w:fldChar w:fldCharType="separate"/>
      </w:r>
      <w:r>
        <w:rPr>
          <w:noProof/>
        </w:rPr>
        <w:t>12</w:t>
      </w:r>
      <w:r>
        <w:fldChar w:fldCharType="end"/>
      </w:r>
      <w:r>
        <w:t xml:space="preserve">. </w:t>
      </w:r>
      <w:r w:rsidRPr="00146D97">
        <w:t>Flujo de trabajo del Derecho de</w:t>
      </w:r>
      <w:r>
        <w:t xml:space="preserve"> Rectificación / Modificar datos CIRBE</w:t>
      </w:r>
    </w:p>
    <w:p w14:paraId="29616910" w14:textId="24A53EB2" w:rsidR="00B65368" w:rsidRDefault="00B65368" w:rsidP="00B65368">
      <w:pPr>
        <w:pStyle w:val="Ttulo2"/>
      </w:pPr>
      <w:bookmarkStart w:id="219" w:name="_Toc222994830"/>
      <w:r>
        <w:t>Derecho de Limitación</w:t>
      </w:r>
      <w:bookmarkEnd w:id="219"/>
    </w:p>
    <w:p w14:paraId="3F885883" w14:textId="77777777" w:rsidR="00F945FC" w:rsidRDefault="00CF6E63" w:rsidP="00F945FC">
      <w:pPr>
        <w:keepNext/>
      </w:pPr>
      <w:r w:rsidRPr="00CF6E63">
        <w:rPr>
          <w:noProof/>
          <w:lang w:val="en-GB"/>
        </w:rPr>
        <w:drawing>
          <wp:inline distT="0" distB="0" distL="0" distR="0" wp14:anchorId="4CB07D8A" wp14:editId="57D2F0C6">
            <wp:extent cx="5507665" cy="3183204"/>
            <wp:effectExtent l="0" t="0" r="0" b="0"/>
            <wp:docPr id="178263844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38444" name="Imagen 1" descr="Diagrama, Esquemático&#10;&#10;El contenido generado por IA puede ser incorrecto."/>
                    <pic:cNvPicPr/>
                  </pic:nvPicPr>
                  <pic:blipFill>
                    <a:blip r:embed="rId33"/>
                    <a:stretch>
                      <a:fillRect/>
                    </a:stretch>
                  </pic:blipFill>
                  <pic:spPr>
                    <a:xfrm>
                      <a:off x="0" y="0"/>
                      <a:ext cx="5516775" cy="3188469"/>
                    </a:xfrm>
                    <a:prstGeom prst="rect">
                      <a:avLst/>
                    </a:prstGeom>
                  </pic:spPr>
                </pic:pic>
              </a:graphicData>
            </a:graphic>
          </wp:inline>
        </w:drawing>
      </w:r>
    </w:p>
    <w:p w14:paraId="30FEA378" w14:textId="6AFE0ECD" w:rsidR="00CF6E63" w:rsidRPr="00F945FC" w:rsidRDefault="00F945FC" w:rsidP="00F945FC">
      <w:pPr>
        <w:pStyle w:val="Descripcin"/>
      </w:pPr>
      <w:r>
        <w:t xml:space="preserve">Imagen </w:t>
      </w:r>
      <w:r>
        <w:fldChar w:fldCharType="begin"/>
      </w:r>
      <w:r>
        <w:instrText xml:space="preserve"> SEQ Imagen \* ARABIC </w:instrText>
      </w:r>
      <w:r>
        <w:fldChar w:fldCharType="separate"/>
      </w:r>
      <w:r>
        <w:rPr>
          <w:noProof/>
        </w:rPr>
        <w:t>13</w:t>
      </w:r>
      <w:r>
        <w:fldChar w:fldCharType="end"/>
      </w:r>
      <w:r>
        <w:t xml:space="preserve">. </w:t>
      </w:r>
      <w:r w:rsidRPr="00FC6AD6">
        <w:t>Flujo de trabajo del Derecho d</w:t>
      </w:r>
      <w:r>
        <w:t>e Limitación</w:t>
      </w:r>
    </w:p>
    <w:p w14:paraId="5CBF1196" w14:textId="30C14099" w:rsidR="00B65368" w:rsidRDefault="00B65368" w:rsidP="00B65368">
      <w:pPr>
        <w:pStyle w:val="Ttulo2"/>
        <w:rPr>
          <w:lang w:val="es-ES"/>
        </w:rPr>
      </w:pPr>
      <w:bookmarkStart w:id="220" w:name="_Toc222994831"/>
      <w:r w:rsidRPr="00B65368">
        <w:rPr>
          <w:lang w:val="es-ES"/>
        </w:rPr>
        <w:lastRenderedPageBreak/>
        <w:t>Derecho de Impugnación (revision manual)</w:t>
      </w:r>
      <w:bookmarkEnd w:id="220"/>
    </w:p>
    <w:p w14:paraId="7FF2315A" w14:textId="77777777" w:rsidR="00F945FC" w:rsidRDefault="00CF6E63" w:rsidP="00F945FC">
      <w:pPr>
        <w:keepNext/>
      </w:pPr>
      <w:r w:rsidRPr="00CF6E63">
        <w:rPr>
          <w:noProof/>
        </w:rPr>
        <w:drawing>
          <wp:inline distT="0" distB="0" distL="0" distR="0" wp14:anchorId="431DAEA2" wp14:editId="6810B13D">
            <wp:extent cx="5612130" cy="3296920"/>
            <wp:effectExtent l="0" t="0" r="7620" b="0"/>
            <wp:docPr id="16709723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2334" name="Imagen 1" descr="Diagrama&#10;&#10;El contenido generado por IA puede ser incorrecto."/>
                    <pic:cNvPicPr/>
                  </pic:nvPicPr>
                  <pic:blipFill>
                    <a:blip r:embed="rId34"/>
                    <a:stretch>
                      <a:fillRect/>
                    </a:stretch>
                  </pic:blipFill>
                  <pic:spPr>
                    <a:xfrm>
                      <a:off x="0" y="0"/>
                      <a:ext cx="5612130" cy="3296920"/>
                    </a:xfrm>
                    <a:prstGeom prst="rect">
                      <a:avLst/>
                    </a:prstGeom>
                  </pic:spPr>
                </pic:pic>
              </a:graphicData>
            </a:graphic>
          </wp:inline>
        </w:drawing>
      </w:r>
    </w:p>
    <w:p w14:paraId="085DE541" w14:textId="38E16340" w:rsidR="00B65368" w:rsidRPr="00F945FC" w:rsidRDefault="00F945FC" w:rsidP="00F46B0B">
      <w:pPr>
        <w:pStyle w:val="Descripcin"/>
      </w:pPr>
      <w:r>
        <w:t xml:space="preserve">Imagen </w:t>
      </w:r>
      <w:r>
        <w:fldChar w:fldCharType="begin"/>
      </w:r>
      <w:r>
        <w:instrText xml:space="preserve"> SEQ Imagen \* ARABIC </w:instrText>
      </w:r>
      <w:r>
        <w:fldChar w:fldCharType="separate"/>
      </w:r>
      <w:r>
        <w:rPr>
          <w:noProof/>
        </w:rPr>
        <w:t>14</w:t>
      </w:r>
      <w:r>
        <w:fldChar w:fldCharType="end"/>
      </w:r>
      <w:r>
        <w:t xml:space="preserve">. </w:t>
      </w:r>
      <w:r w:rsidRPr="00D96FE6">
        <w:t>Flujo de trabajo del Derecho de</w:t>
      </w:r>
      <w:r>
        <w:t xml:space="preserve"> Impugnación</w:t>
      </w:r>
    </w:p>
    <w:p w14:paraId="3061CAAE" w14:textId="1D784858" w:rsidR="00F46B0B" w:rsidRDefault="00A108DB" w:rsidP="00F758E3">
      <w:pPr>
        <w:pStyle w:val="Ttulo1"/>
      </w:pPr>
      <w:bookmarkStart w:id="221" w:name="_Toc222994832"/>
      <w:r>
        <w:t>FUERA DE</w:t>
      </w:r>
      <w:r w:rsidR="00F758E3">
        <w:t xml:space="preserve"> ALCANCE</w:t>
      </w:r>
      <w:bookmarkEnd w:id="221"/>
    </w:p>
    <w:p w14:paraId="3676B2F7" w14:textId="77777777" w:rsidR="00F46B0B" w:rsidRPr="00F46B0B" w:rsidRDefault="00F46B0B" w:rsidP="00F46B0B">
      <w:pPr>
        <w:rPr>
          <w:rFonts w:ascii="Santander Text" w:hAnsi="Santander Text"/>
        </w:rPr>
      </w:pPr>
      <w:r w:rsidRPr="00F46B0B">
        <w:rPr>
          <w:rFonts w:ascii="Santander Text" w:hAnsi="Santander Text"/>
        </w:rPr>
        <w:t>A continuación, se detallan las funcionalidades que quedan pendientes de implementación y que formarán parte de las fases evolutivas del proyecto:</w:t>
      </w:r>
    </w:p>
    <w:p w14:paraId="5B7A9997" w14:textId="1A3BD7EC" w:rsidR="00DE7D42" w:rsidRPr="00DE7D42" w:rsidRDefault="00DE7D42" w:rsidP="00DE7D42">
      <w:pPr>
        <w:pStyle w:val="Ttulo2"/>
        <w:rPr>
          <w:lang w:val="es-ES"/>
        </w:rPr>
      </w:pPr>
      <w:bookmarkStart w:id="222" w:name="_Toc222994833"/>
      <w:r w:rsidRPr="00DE7D42">
        <w:rPr>
          <w:lang w:val="es-ES"/>
        </w:rPr>
        <w:t>Formulario en Área Privada de Unidad Local</w:t>
      </w:r>
      <w:bookmarkEnd w:id="222"/>
    </w:p>
    <w:p w14:paraId="096319E3" w14:textId="77777777" w:rsidR="00DE7D42" w:rsidRPr="00DE7D42" w:rsidRDefault="00DE7D42" w:rsidP="00DE7D42">
      <w:pPr>
        <w:rPr>
          <w:rFonts w:ascii="Santander Text" w:hAnsi="Santander Text"/>
        </w:rPr>
      </w:pPr>
      <w:r w:rsidRPr="00DE7D42">
        <w:rPr>
          <w:rFonts w:ascii="Santander Text" w:hAnsi="Santander Text"/>
        </w:rPr>
        <w:t>Se implementará un formulario incluido en el área privada de cada unidad local que permitirá la gestión directa de solicitudes y comentarios asociados a cada unidad.</w:t>
      </w:r>
    </w:p>
    <w:p w14:paraId="39E4DFC0" w14:textId="0C015550" w:rsidR="00DE7D42" w:rsidRPr="00DE7D42" w:rsidRDefault="00DE7D42" w:rsidP="00DE7D42">
      <w:pPr>
        <w:pStyle w:val="Ttulo2"/>
      </w:pPr>
      <w:bookmarkStart w:id="223" w:name="_Toc222994834"/>
      <w:r w:rsidRPr="00DE7D42">
        <w:t>Integración con Agenda AS400</w:t>
      </w:r>
      <w:bookmarkEnd w:id="223"/>
    </w:p>
    <w:p w14:paraId="1C688AC4" w14:textId="21751B69" w:rsidR="00DE7D42" w:rsidRPr="00DE7D42" w:rsidRDefault="00DE7D42" w:rsidP="00DE7D42">
      <w:pPr>
        <w:rPr>
          <w:rFonts w:ascii="Santander Text" w:hAnsi="Santander Text"/>
        </w:rPr>
      </w:pPr>
      <w:r w:rsidRPr="00DE7D42">
        <w:rPr>
          <w:rFonts w:ascii="Santander Text" w:hAnsi="Santander Text"/>
        </w:rPr>
        <w:t>El campo de comentarios para observaciones internas incorporará, en futuras fases, un checkbox "Anotación en agenda</w:t>
      </w:r>
      <w:r w:rsidR="000279DD">
        <w:rPr>
          <w:rFonts w:ascii="Santander Text" w:hAnsi="Santander Text"/>
        </w:rPr>
        <w:t xml:space="preserve"> AS400</w:t>
      </w:r>
      <w:r w:rsidRPr="00DE7D42">
        <w:rPr>
          <w:rFonts w:ascii="Santander Text" w:hAnsi="Santander Text"/>
        </w:rPr>
        <w:t>" que permitirá:</w:t>
      </w:r>
    </w:p>
    <w:p w14:paraId="2A372734" w14:textId="24A956E6" w:rsidR="00DE7D42" w:rsidRPr="000279DD" w:rsidRDefault="00DE7D42" w:rsidP="00E012FA">
      <w:pPr>
        <w:pStyle w:val="Prrafodelista"/>
        <w:numPr>
          <w:ilvl w:val="0"/>
          <w:numId w:val="45"/>
        </w:numPr>
        <w:tabs>
          <w:tab w:val="num" w:pos="720"/>
        </w:tabs>
        <w:rPr>
          <w:rFonts w:ascii="Santander Text" w:hAnsi="Santander Text"/>
          <w:lang w:val="es-ES"/>
        </w:rPr>
      </w:pPr>
      <w:r w:rsidRPr="000279DD">
        <w:rPr>
          <w:rFonts w:ascii="Santander Text" w:hAnsi="Santander Text"/>
          <w:lang w:val="es-ES"/>
        </w:rPr>
        <w:t>Realizar una llamada automática a AS400 para registrar el mismo texto en la agenda corporativa</w:t>
      </w:r>
    </w:p>
    <w:p w14:paraId="20E7C026" w14:textId="77777777" w:rsidR="00DE7D42" w:rsidRPr="00135C4E" w:rsidRDefault="00DE7D42" w:rsidP="00E012FA">
      <w:pPr>
        <w:pStyle w:val="Prrafodelista"/>
        <w:numPr>
          <w:ilvl w:val="0"/>
          <w:numId w:val="45"/>
        </w:numPr>
        <w:tabs>
          <w:tab w:val="num" w:pos="720"/>
        </w:tabs>
        <w:rPr>
          <w:rFonts w:ascii="Santander Text" w:hAnsi="Santander Text"/>
          <w:lang w:val="es-ES"/>
        </w:rPr>
      </w:pPr>
      <w:r w:rsidRPr="00135C4E">
        <w:rPr>
          <w:rFonts w:ascii="Santander Text" w:hAnsi="Santander Text"/>
          <w:lang w:val="es-ES"/>
        </w:rPr>
        <w:t>Sincronizar la información entre ambos sistemas de forma transparente para el usuario</w:t>
      </w:r>
    </w:p>
    <w:p w14:paraId="75C32581" w14:textId="0F139BAF" w:rsidR="00DE7D42" w:rsidRPr="00E012FA" w:rsidRDefault="00DE7D42" w:rsidP="00E012FA">
      <w:pPr>
        <w:pStyle w:val="Ttulo2"/>
        <w:rPr>
          <w:lang w:val="es-ES"/>
        </w:rPr>
      </w:pPr>
      <w:bookmarkStart w:id="224" w:name="_Toc222994835"/>
      <w:r w:rsidRPr="00E012FA">
        <w:rPr>
          <w:lang w:val="es-ES"/>
        </w:rPr>
        <w:lastRenderedPageBreak/>
        <w:t>Sistema de Notificaciones de Vencimiento</w:t>
      </w:r>
      <w:bookmarkEnd w:id="224"/>
    </w:p>
    <w:p w14:paraId="5A82AC70" w14:textId="77777777" w:rsidR="00DE7D42" w:rsidRPr="00DE7D42" w:rsidRDefault="00DE7D42" w:rsidP="00DE7D42">
      <w:pPr>
        <w:rPr>
          <w:rFonts w:ascii="Santander Text" w:hAnsi="Santander Text"/>
        </w:rPr>
      </w:pPr>
      <w:r w:rsidRPr="00DE7D42">
        <w:rPr>
          <w:rFonts w:ascii="Santander Text" w:hAnsi="Santander Text"/>
        </w:rPr>
        <w:t>Se desarrollará un sistema automático de notificación por email para alertar sobre solicitudes próximas a su fecha de vencimiento:</w:t>
      </w:r>
    </w:p>
    <w:p w14:paraId="621E3826" w14:textId="77777777" w:rsidR="00DE7D42" w:rsidRPr="00DE7D42" w:rsidRDefault="00DE7D42" w:rsidP="00DE7D42">
      <w:pPr>
        <w:rPr>
          <w:rFonts w:ascii="Santander Text" w:hAnsi="Santander Text"/>
        </w:rPr>
      </w:pPr>
      <w:r w:rsidRPr="00DE7D42">
        <w:rPr>
          <w:rFonts w:ascii="Santander Text" w:hAnsi="Santander Text"/>
          <w:b/>
          <w:bCs/>
        </w:rPr>
        <w:t>Configuración general:</w:t>
      </w:r>
    </w:p>
    <w:p w14:paraId="3C5D067C" w14:textId="77777777" w:rsidR="00DE7D42" w:rsidRPr="00DE7D42" w:rsidRDefault="00DE7D42" w:rsidP="00DE7D42">
      <w:pPr>
        <w:numPr>
          <w:ilvl w:val="0"/>
          <w:numId w:val="42"/>
        </w:numPr>
        <w:rPr>
          <w:rFonts w:ascii="Santander Text" w:hAnsi="Santander Text"/>
        </w:rPr>
      </w:pPr>
      <w:r w:rsidRPr="00DE7D42">
        <w:rPr>
          <w:rFonts w:ascii="Santander Text" w:hAnsi="Santander Text"/>
          <w:b/>
          <w:bCs/>
        </w:rPr>
        <w:t>Trigger:</w:t>
      </w:r>
      <w:r w:rsidRPr="00DE7D42">
        <w:rPr>
          <w:rFonts w:ascii="Santander Text" w:hAnsi="Santander Text"/>
        </w:rPr>
        <w:t> 5 días antes de la fecha de vencimiento</w:t>
      </w:r>
    </w:p>
    <w:p w14:paraId="57CEA67A" w14:textId="77777777" w:rsidR="00DE7D42" w:rsidRPr="00DE7D42" w:rsidRDefault="00DE7D42" w:rsidP="00DE7D42">
      <w:pPr>
        <w:numPr>
          <w:ilvl w:val="0"/>
          <w:numId w:val="42"/>
        </w:numPr>
        <w:rPr>
          <w:rFonts w:ascii="Santander Text" w:hAnsi="Santander Text"/>
        </w:rPr>
      </w:pPr>
      <w:r w:rsidRPr="00DE7D42">
        <w:rPr>
          <w:rFonts w:ascii="Santander Text" w:hAnsi="Santander Text"/>
          <w:b/>
          <w:bCs/>
        </w:rPr>
        <w:t>Frecuencia:</w:t>
      </w:r>
      <w:r w:rsidRPr="00DE7D42">
        <w:rPr>
          <w:rFonts w:ascii="Santander Text" w:hAnsi="Santander Text"/>
        </w:rPr>
        <w:t> Email diario de reporte</w:t>
      </w:r>
    </w:p>
    <w:p w14:paraId="2DD57196" w14:textId="77777777" w:rsidR="00DE7D42" w:rsidRPr="00DE7D42" w:rsidRDefault="00DE7D42" w:rsidP="00DE7D42">
      <w:pPr>
        <w:rPr>
          <w:rFonts w:ascii="Santander Text" w:hAnsi="Santander Text"/>
        </w:rPr>
      </w:pPr>
      <w:r w:rsidRPr="00DE7D42">
        <w:rPr>
          <w:rFonts w:ascii="Santander Text" w:hAnsi="Santander Text"/>
          <w:b/>
          <w:bCs/>
        </w:rPr>
        <w:t>Para Analistas:</w:t>
      </w:r>
    </w:p>
    <w:p w14:paraId="7073441B" w14:textId="77777777" w:rsidR="00DE7D42" w:rsidRPr="00DE7D42" w:rsidRDefault="00DE7D42" w:rsidP="00DE7D42">
      <w:pPr>
        <w:numPr>
          <w:ilvl w:val="0"/>
          <w:numId w:val="43"/>
        </w:numPr>
        <w:rPr>
          <w:rFonts w:ascii="Santander Text" w:hAnsi="Santander Text"/>
        </w:rPr>
      </w:pPr>
      <w:r w:rsidRPr="00DE7D42">
        <w:rPr>
          <w:rFonts w:ascii="Santander Text" w:hAnsi="Santander Text"/>
        </w:rPr>
        <w:t>Lista de tickets asignados que vencen en menos de 5 días</w:t>
      </w:r>
    </w:p>
    <w:p w14:paraId="1108BDFE" w14:textId="77777777" w:rsidR="00DE7D42" w:rsidRPr="00DE7D42" w:rsidRDefault="00DE7D42" w:rsidP="00DE7D42">
      <w:pPr>
        <w:numPr>
          <w:ilvl w:val="0"/>
          <w:numId w:val="43"/>
        </w:numPr>
        <w:rPr>
          <w:rFonts w:ascii="Santander Text" w:hAnsi="Santander Text"/>
        </w:rPr>
      </w:pPr>
      <w:r w:rsidRPr="00DE7D42">
        <w:rPr>
          <w:rFonts w:ascii="Santander Text" w:hAnsi="Santander Text"/>
        </w:rPr>
        <w:t>Cada ticket incluirá:</w:t>
      </w:r>
    </w:p>
    <w:p w14:paraId="176D6842" w14:textId="77777777" w:rsidR="00DE7D42" w:rsidRPr="00DE7D42" w:rsidRDefault="00DE7D42" w:rsidP="00DE7D42">
      <w:pPr>
        <w:numPr>
          <w:ilvl w:val="1"/>
          <w:numId w:val="43"/>
        </w:numPr>
        <w:rPr>
          <w:rFonts w:ascii="Santander Text" w:hAnsi="Santander Text"/>
        </w:rPr>
      </w:pPr>
      <w:r w:rsidRPr="00DE7D42">
        <w:rPr>
          <w:rFonts w:ascii="Santander Text" w:hAnsi="Santander Text"/>
        </w:rPr>
        <w:t>ID con hipervínculo directo al ticket</w:t>
      </w:r>
    </w:p>
    <w:p w14:paraId="5B455B2E" w14:textId="77777777" w:rsidR="00DE7D42" w:rsidRPr="00DE7D42" w:rsidRDefault="00DE7D42" w:rsidP="00DE7D42">
      <w:pPr>
        <w:numPr>
          <w:ilvl w:val="1"/>
          <w:numId w:val="43"/>
        </w:numPr>
        <w:rPr>
          <w:rFonts w:ascii="Santander Text" w:hAnsi="Santander Text"/>
        </w:rPr>
      </w:pPr>
      <w:r w:rsidRPr="00DE7D42">
        <w:rPr>
          <w:rFonts w:ascii="Santander Text" w:hAnsi="Santander Text"/>
        </w:rPr>
        <w:t>Días restantes hasta la fecha de vencimiento</w:t>
      </w:r>
    </w:p>
    <w:p w14:paraId="0EC7DE30" w14:textId="77777777" w:rsidR="00DE7D42" w:rsidRPr="00DE7D42" w:rsidRDefault="00DE7D42" w:rsidP="00DE7D42">
      <w:pPr>
        <w:rPr>
          <w:rFonts w:ascii="Santander Text" w:hAnsi="Santander Text"/>
        </w:rPr>
      </w:pPr>
      <w:r w:rsidRPr="00DE7D42">
        <w:rPr>
          <w:rFonts w:ascii="Santander Text" w:hAnsi="Santander Text"/>
          <w:b/>
          <w:bCs/>
        </w:rPr>
        <w:t>Para Supervisores:</w:t>
      </w:r>
    </w:p>
    <w:p w14:paraId="24A38F30" w14:textId="77777777" w:rsidR="00DE7D42" w:rsidRPr="00DE7D42" w:rsidRDefault="00DE7D42" w:rsidP="00DE7D42">
      <w:pPr>
        <w:numPr>
          <w:ilvl w:val="0"/>
          <w:numId w:val="44"/>
        </w:numPr>
        <w:rPr>
          <w:rFonts w:ascii="Santander Text" w:hAnsi="Santander Text"/>
        </w:rPr>
      </w:pPr>
      <w:r w:rsidRPr="00DE7D42">
        <w:rPr>
          <w:rFonts w:ascii="Santander Text" w:hAnsi="Santander Text"/>
          <w:b/>
          <w:bCs/>
        </w:rPr>
        <w:t>Primera sección:</w:t>
      </w:r>
      <w:r w:rsidRPr="00DE7D42">
        <w:rPr>
          <w:rFonts w:ascii="Santander Text" w:hAnsi="Santander Text"/>
        </w:rPr>
        <w:t> Lista consolidada de tickets próximos a vencer de todos los analistas (nombre del resolutor + tickets asignados con días restantes)</w:t>
      </w:r>
    </w:p>
    <w:p w14:paraId="31B8DD4F" w14:textId="77777777" w:rsidR="00DE7D42" w:rsidRPr="00DE7D42" w:rsidRDefault="00DE7D42" w:rsidP="00DE7D42">
      <w:pPr>
        <w:numPr>
          <w:ilvl w:val="0"/>
          <w:numId w:val="44"/>
        </w:numPr>
        <w:rPr>
          <w:rFonts w:ascii="Santander Text" w:hAnsi="Santander Text"/>
        </w:rPr>
      </w:pPr>
      <w:r w:rsidRPr="00DE7D42">
        <w:rPr>
          <w:rFonts w:ascii="Santander Text" w:hAnsi="Santander Text"/>
          <w:b/>
          <w:bCs/>
        </w:rPr>
        <w:t>Segunda sección:</w:t>
      </w:r>
      <w:r w:rsidRPr="00DE7D42">
        <w:rPr>
          <w:rFonts w:ascii="Santander Text" w:hAnsi="Santander Text"/>
        </w:rPr>
        <w:t> Lista de tickets sin asignar que estén próximos a vencer, permitiendo identificar y priorizar asignaciones urgentes</w:t>
      </w:r>
    </w:p>
    <w:p w14:paraId="73B34E61" w14:textId="39A95655" w:rsidR="00A17940" w:rsidRPr="00E012FA" w:rsidRDefault="004A255F" w:rsidP="00F46B0B">
      <w:pPr>
        <w:rPr>
          <w:rFonts w:ascii="Santander Text" w:hAnsi="Santander Text"/>
        </w:rPr>
      </w:pPr>
      <w:r w:rsidRPr="00E012FA">
        <w:rPr>
          <w:rFonts w:ascii="Santander Text" w:hAnsi="Santander Text"/>
        </w:rPr>
        <w:br w:type="page"/>
      </w:r>
    </w:p>
    <w:p w14:paraId="18417920" w14:textId="40D2E523" w:rsidR="004A255F" w:rsidRPr="00A17940" w:rsidRDefault="004A255F" w:rsidP="00357F0E">
      <w:pPr>
        <w:jc w:val="left"/>
        <w:rPr>
          <w:rFonts w:ascii="Calibri" w:eastAsia="Batang" w:hAnsi="Calibri" w:cs="Calibri"/>
          <w:b/>
          <w:caps/>
          <w:color w:val="EC0000"/>
          <w:kern w:val="28"/>
          <w:sz w:val="28"/>
          <w:szCs w:val="20"/>
        </w:rPr>
      </w:pPr>
    </w:p>
    <w:p w14:paraId="1DEA08E6" w14:textId="094F1BDC" w:rsidR="00BA5653" w:rsidRPr="00F71CC6" w:rsidRDefault="00A164BC" w:rsidP="00BA5653">
      <w:pPr>
        <w:pStyle w:val="Ttulo1"/>
      </w:pPr>
      <w:bookmarkStart w:id="225" w:name="_Toc222994836"/>
      <w:r>
        <w:t>APROBACIONES/FIRMAS</w:t>
      </w:r>
      <w:bookmarkEnd w:id="225"/>
    </w:p>
    <w:p w14:paraId="366416B4" w14:textId="77777777" w:rsidR="00BA5653" w:rsidRPr="00357F0E" w:rsidRDefault="00BA5653" w:rsidP="00BA5653">
      <w:pPr>
        <w:rPr>
          <w:lang w:val="en-GB"/>
        </w:rPr>
      </w:pPr>
    </w:p>
    <w:tbl>
      <w:tblPr>
        <w:tblStyle w:val="Tablaconcuadrcula4-nfasis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132"/>
        <w:gridCol w:w="5696"/>
      </w:tblGrid>
      <w:tr w:rsidR="00BA5653" w:rsidRPr="00935CFE" w14:paraId="463334B1" w14:textId="77777777" w:rsidTr="00502D17">
        <w:trPr>
          <w:cnfStyle w:val="100000000000" w:firstRow="1" w:lastRow="0" w:firstColumn="0" w:lastColumn="0" w:oddVBand="0" w:evenVBand="0" w:oddHBand="0" w:evenHBand="0" w:firstRowFirstColumn="0" w:firstRowLastColumn="0" w:lastRowFirstColumn="0" w:lastRowLastColumn="0"/>
          <w:trHeight w:val="183"/>
        </w:trPr>
        <w:tc>
          <w:tcPr>
            <w:tcW w:w="1774" w:type="pct"/>
            <w:tcBorders>
              <w:top w:val="none" w:sz="0" w:space="0" w:color="auto"/>
              <w:left w:val="none" w:sz="0" w:space="0" w:color="auto"/>
              <w:bottom w:val="none" w:sz="0" w:space="0" w:color="auto"/>
              <w:right w:val="none" w:sz="0" w:space="0" w:color="auto"/>
            </w:tcBorders>
            <w:shd w:val="clear" w:color="auto" w:fill="EC0000"/>
            <w:vAlign w:val="center"/>
          </w:tcPr>
          <w:p w14:paraId="38C7C53E" w14:textId="3A22050C" w:rsidR="00BA5653" w:rsidRPr="00484027" w:rsidRDefault="00A164BC" w:rsidP="00484027">
            <w:pPr>
              <w:pStyle w:val="TableHeadingsmall"/>
              <w:jc w:val="center"/>
              <w:rPr>
                <w:rFonts w:asciiTheme="minorHAnsi" w:hAnsiTheme="minorHAnsi" w:cstheme="minorHAnsi"/>
                <w:b/>
                <w:sz w:val="22"/>
                <w:szCs w:val="22"/>
              </w:rPr>
            </w:pPr>
            <w:r>
              <w:rPr>
                <w:rFonts w:asciiTheme="minorHAnsi" w:hAnsiTheme="minorHAnsi" w:cstheme="minorHAnsi"/>
                <w:b/>
                <w:sz w:val="22"/>
                <w:szCs w:val="22"/>
              </w:rPr>
              <w:t>TÍTULO</w:t>
            </w:r>
          </w:p>
        </w:tc>
        <w:tc>
          <w:tcPr>
            <w:tcW w:w="3226" w:type="pct"/>
            <w:tcBorders>
              <w:top w:val="none" w:sz="0" w:space="0" w:color="auto"/>
              <w:left w:val="none" w:sz="0" w:space="0" w:color="auto"/>
              <w:bottom w:val="none" w:sz="0" w:space="0" w:color="auto"/>
              <w:right w:val="none" w:sz="0" w:space="0" w:color="auto"/>
            </w:tcBorders>
            <w:shd w:val="clear" w:color="auto" w:fill="EC0000"/>
            <w:vAlign w:val="center"/>
          </w:tcPr>
          <w:p w14:paraId="62E6AACC" w14:textId="0CC126F3" w:rsidR="00BA5653" w:rsidRPr="00484027" w:rsidRDefault="00A164BC" w:rsidP="00484027">
            <w:pPr>
              <w:pStyle w:val="TableHeadingsmall"/>
              <w:jc w:val="center"/>
              <w:rPr>
                <w:rFonts w:asciiTheme="minorHAnsi" w:hAnsiTheme="minorHAnsi" w:cstheme="minorHAnsi"/>
                <w:b/>
                <w:sz w:val="22"/>
                <w:szCs w:val="22"/>
              </w:rPr>
            </w:pPr>
            <w:r>
              <w:rPr>
                <w:rFonts w:asciiTheme="minorHAnsi" w:hAnsiTheme="minorHAnsi" w:cstheme="minorHAnsi"/>
                <w:b/>
                <w:sz w:val="22"/>
                <w:szCs w:val="22"/>
              </w:rPr>
              <w:t>NOMBRE</w:t>
            </w:r>
          </w:p>
        </w:tc>
      </w:tr>
      <w:tr w:rsidR="00BA5653" w:rsidRPr="00357F0E" w14:paraId="1D302B99" w14:textId="77777777" w:rsidTr="00484027">
        <w:trPr>
          <w:cnfStyle w:val="000000100000" w:firstRow="0" w:lastRow="0" w:firstColumn="0" w:lastColumn="0" w:oddVBand="0" w:evenVBand="0" w:oddHBand="1" w:evenHBand="0" w:firstRowFirstColumn="0" w:firstRowLastColumn="0" w:lastRowFirstColumn="0" w:lastRowLastColumn="0"/>
        </w:trPr>
        <w:tc>
          <w:tcPr>
            <w:tcW w:w="1774" w:type="pct"/>
            <w:shd w:val="clear" w:color="auto" w:fill="FFFFFF" w:themeFill="background1"/>
            <w:vAlign w:val="center"/>
          </w:tcPr>
          <w:p w14:paraId="35794950" w14:textId="2BCAF631" w:rsidR="00BA5653" w:rsidRPr="00484027" w:rsidRDefault="00BA5653" w:rsidP="00484027">
            <w:pPr>
              <w:jc w:val="center"/>
              <w:rPr>
                <w:rFonts w:cstheme="minorHAnsi"/>
                <w:b/>
                <w:bCs/>
                <w:color w:val="000000" w:themeColor="text1"/>
                <w:lang w:val="en-US"/>
              </w:rPr>
            </w:pPr>
            <w:r w:rsidRPr="00484027">
              <w:rPr>
                <w:rFonts w:cstheme="minorHAnsi"/>
                <w:b/>
                <w:bCs/>
                <w:color w:val="000000" w:themeColor="text1"/>
                <w:lang w:val="en-US"/>
              </w:rPr>
              <w:t xml:space="preserve">Head of </w:t>
            </w:r>
            <w:r w:rsidR="00865D03">
              <w:rPr>
                <w:rFonts w:cstheme="minorHAnsi"/>
                <w:b/>
                <w:bCs/>
                <w:color w:val="000000" w:themeColor="text1"/>
                <w:lang w:val="en-US"/>
              </w:rPr>
              <w:t>DPO</w:t>
            </w:r>
            <w:r w:rsidRPr="00484027">
              <w:rPr>
                <w:rFonts w:cstheme="minorHAnsi"/>
                <w:b/>
                <w:bCs/>
                <w:color w:val="000000" w:themeColor="text1"/>
                <w:lang w:val="en-US"/>
              </w:rPr>
              <w:t xml:space="preserve"> SCF</w:t>
            </w:r>
          </w:p>
        </w:tc>
        <w:tc>
          <w:tcPr>
            <w:tcW w:w="3226" w:type="pct"/>
            <w:shd w:val="clear" w:color="auto" w:fill="FFFFFF" w:themeFill="background1"/>
            <w:vAlign w:val="center"/>
          </w:tcPr>
          <w:p w14:paraId="08FE41D5" w14:textId="6E15CD8F" w:rsidR="00BA5653" w:rsidRPr="00357F0E" w:rsidRDefault="00865D03" w:rsidP="00484027">
            <w:pPr>
              <w:jc w:val="center"/>
              <w:rPr>
                <w:rFonts w:cstheme="minorHAnsi"/>
                <w:color w:val="000000" w:themeColor="text1"/>
                <w:lang w:val="en-GB"/>
              </w:rPr>
            </w:pPr>
            <w:r>
              <w:rPr>
                <w:rFonts w:cstheme="minorHAnsi"/>
                <w:color w:val="000000" w:themeColor="text1"/>
                <w:lang w:val="en-GB"/>
              </w:rPr>
              <w:t>Eduardo Laffarga Leo</w:t>
            </w:r>
          </w:p>
        </w:tc>
      </w:tr>
      <w:tr w:rsidR="00FE5BDC" w:rsidRPr="00935CFE" w14:paraId="7E5AEF1D" w14:textId="77777777" w:rsidTr="0048402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774" w:type="pct"/>
            <w:shd w:val="clear" w:color="auto" w:fill="FFFFFF" w:themeFill="background1"/>
            <w:vAlign w:val="center"/>
          </w:tcPr>
          <w:p w14:paraId="2F53BA6C" w14:textId="737365C0" w:rsidR="00FE5BDC" w:rsidRPr="0017630D" w:rsidRDefault="00FE5BDC" w:rsidP="00484027">
            <w:pPr>
              <w:jc w:val="center"/>
              <w:rPr>
                <w:rFonts w:cstheme="minorHAnsi"/>
                <w:color w:val="000000" w:themeColor="text1"/>
                <w:lang w:val="en-US"/>
              </w:rPr>
            </w:pPr>
            <w:r w:rsidRPr="0017630D">
              <w:rPr>
                <w:rFonts w:cstheme="minorHAnsi"/>
                <w:color w:val="000000" w:themeColor="text1"/>
                <w:lang w:val="en-US"/>
              </w:rPr>
              <w:t xml:space="preserve">Local Head of </w:t>
            </w:r>
            <w:r w:rsidR="00865D03">
              <w:rPr>
                <w:rFonts w:cstheme="minorHAnsi"/>
                <w:color w:val="000000" w:themeColor="text1"/>
                <w:lang w:val="en-US"/>
              </w:rPr>
              <w:t>DPO</w:t>
            </w:r>
          </w:p>
        </w:tc>
        <w:tc>
          <w:tcPr>
            <w:tcW w:w="3226" w:type="pct"/>
            <w:shd w:val="clear" w:color="auto" w:fill="FFFFFF" w:themeFill="background1"/>
            <w:vAlign w:val="center"/>
          </w:tcPr>
          <w:p w14:paraId="3A237C0E" w14:textId="70556117" w:rsidR="00FE5BDC" w:rsidRPr="0017630D" w:rsidRDefault="00865D03" w:rsidP="00484027">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lang w:val="en-US"/>
              </w:rPr>
            </w:pPr>
            <w:r>
              <w:rPr>
                <w:rFonts w:cstheme="minorHAnsi"/>
                <w:color w:val="000000" w:themeColor="text1"/>
                <w:lang w:val="en-US"/>
              </w:rPr>
              <w:t>Beatriz Rodriguez Martinez</w:t>
            </w:r>
          </w:p>
        </w:tc>
      </w:tr>
      <w:tr w:rsidR="00484027" w:rsidRPr="0017630D" w:rsidDel="008772BB" w14:paraId="6B96476C" w14:textId="78D6197D" w:rsidTr="00E64D7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del w:id="226" w:author="Liebana Lopez Ines" w:date="2026-02-12T11:59:00Z"/>
        </w:trPr>
        <w:tc>
          <w:tcPr>
            <w:cnfStyle w:val="001000000000" w:firstRow="0" w:lastRow="0" w:firstColumn="1" w:lastColumn="0" w:oddVBand="0" w:evenVBand="0" w:oddHBand="0" w:evenHBand="0" w:firstRowFirstColumn="0" w:firstRowLastColumn="0" w:lastRowFirstColumn="0" w:lastRowLastColumn="0"/>
            <w:tcW w:w="1774" w:type="pct"/>
            <w:shd w:val="clear" w:color="auto" w:fill="FFFFFF" w:themeFill="background1"/>
            <w:vAlign w:val="center"/>
          </w:tcPr>
          <w:p w14:paraId="56793B60" w14:textId="0EACFE03" w:rsidR="00484027" w:rsidRPr="0017630D" w:rsidDel="008772BB" w:rsidRDefault="00484027" w:rsidP="00E64D7A">
            <w:pPr>
              <w:jc w:val="center"/>
              <w:rPr>
                <w:del w:id="227" w:author="Liebana Lopez Ines" w:date="2026-02-12T11:59:00Z" w16du:dateUtc="2026-02-12T10:59:00Z"/>
                <w:rFonts w:cstheme="minorHAnsi"/>
                <w:b w:val="0"/>
                <w:color w:val="000000" w:themeColor="text1"/>
                <w:lang w:val="en-US"/>
              </w:rPr>
            </w:pPr>
            <w:del w:id="228" w:author="Liebana Lopez Ines" w:date="2026-02-12T11:59:00Z" w16du:dateUtc="2026-02-12T10:59:00Z">
              <w:r w:rsidRPr="0017630D" w:rsidDel="008772BB">
                <w:rPr>
                  <w:rFonts w:cstheme="minorHAnsi"/>
                  <w:color w:val="000000" w:themeColor="text1"/>
                  <w:lang w:val="en-US"/>
                </w:rPr>
                <w:delText xml:space="preserve">Head of </w:delText>
              </w:r>
              <w:r w:rsidDel="008772BB">
                <w:rPr>
                  <w:rFonts w:cstheme="minorHAnsi"/>
                  <w:color w:val="000000" w:themeColor="text1"/>
                  <w:lang w:val="en-US"/>
                </w:rPr>
                <w:delText>SCF GS CeX</w:delText>
              </w:r>
            </w:del>
          </w:p>
        </w:tc>
        <w:tc>
          <w:tcPr>
            <w:tcW w:w="3226" w:type="pct"/>
            <w:shd w:val="clear" w:color="auto" w:fill="FFFFFF" w:themeFill="background1"/>
            <w:vAlign w:val="center"/>
          </w:tcPr>
          <w:p w14:paraId="03E7B84E" w14:textId="31CBF72C" w:rsidR="00484027" w:rsidRPr="0017630D" w:rsidDel="008772BB" w:rsidRDefault="00484027" w:rsidP="00E64D7A">
            <w:pPr>
              <w:jc w:val="center"/>
              <w:cnfStyle w:val="000000100000" w:firstRow="0" w:lastRow="0" w:firstColumn="0" w:lastColumn="0" w:oddVBand="0" w:evenVBand="0" w:oddHBand="1" w:evenHBand="0" w:firstRowFirstColumn="0" w:firstRowLastColumn="0" w:lastRowFirstColumn="0" w:lastRowLastColumn="0"/>
              <w:rPr>
                <w:del w:id="229" w:author="Liebana Lopez Ines" w:date="2026-02-12T11:59:00Z" w16du:dateUtc="2026-02-12T10:59:00Z"/>
                <w:rFonts w:cstheme="minorHAnsi"/>
                <w:color w:val="000000" w:themeColor="text1"/>
                <w:lang w:val="en-US"/>
              </w:rPr>
            </w:pPr>
            <w:del w:id="230" w:author="Liebana Lopez Ines" w:date="2026-02-12T11:59:00Z" w16du:dateUtc="2026-02-12T10:59:00Z">
              <w:r w:rsidRPr="00865D03" w:rsidDel="008772BB">
                <w:rPr>
                  <w:rFonts w:cstheme="minorHAnsi"/>
                  <w:color w:val="000000" w:themeColor="text1"/>
                  <w:highlight w:val="yellow"/>
                  <w:lang w:val="en-US"/>
                </w:rPr>
                <w:delText>Ana Vilas Díaz</w:delText>
              </w:r>
            </w:del>
          </w:p>
        </w:tc>
      </w:tr>
      <w:tr w:rsidR="00484027" w:rsidRPr="00921393" w14:paraId="7C8D5EC2" w14:textId="77777777" w:rsidTr="0048402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774" w:type="pct"/>
            <w:shd w:val="clear" w:color="auto" w:fill="FFFFFF" w:themeFill="background1"/>
            <w:vAlign w:val="center"/>
          </w:tcPr>
          <w:p w14:paraId="272D0382" w14:textId="459F2AE7" w:rsidR="00484027" w:rsidRPr="0017630D" w:rsidRDefault="001E5531" w:rsidP="00484027">
            <w:pPr>
              <w:jc w:val="center"/>
              <w:rPr>
                <w:rFonts w:cstheme="minorHAnsi"/>
                <w:color w:val="000000" w:themeColor="text1"/>
                <w:lang w:val="en-US"/>
              </w:rPr>
            </w:pPr>
            <w:r>
              <w:rPr>
                <w:rFonts w:cstheme="minorHAnsi"/>
                <w:color w:val="000000" w:themeColor="text1"/>
                <w:lang w:val="en-US"/>
              </w:rPr>
              <w:t>Principal Dev</w:t>
            </w:r>
          </w:p>
        </w:tc>
        <w:tc>
          <w:tcPr>
            <w:tcW w:w="3226" w:type="pct"/>
            <w:shd w:val="clear" w:color="auto" w:fill="FFFFFF" w:themeFill="background1"/>
            <w:vAlign w:val="center"/>
          </w:tcPr>
          <w:p w14:paraId="04EC6939" w14:textId="46F173E0" w:rsidR="00484027" w:rsidRPr="00484027" w:rsidRDefault="00865D03" w:rsidP="00484027">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Luis Méndez Grande</w:t>
            </w:r>
          </w:p>
        </w:tc>
      </w:tr>
      <w:tr w:rsidR="00484027" w:rsidRPr="00921393" w14:paraId="6575D7D2" w14:textId="77777777" w:rsidTr="0048402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shd w:val="clear" w:color="auto" w:fill="FFFFFF" w:themeFill="background1"/>
            <w:vAlign w:val="center"/>
          </w:tcPr>
          <w:p w14:paraId="6A748D20" w14:textId="0065727C" w:rsidR="00484027" w:rsidRDefault="001E5531" w:rsidP="00484027">
            <w:pPr>
              <w:jc w:val="center"/>
              <w:rPr>
                <w:rFonts w:cstheme="minorHAnsi"/>
                <w:color w:val="000000" w:themeColor="text1"/>
                <w:lang w:val="en-US"/>
              </w:rPr>
            </w:pPr>
            <w:r>
              <w:rPr>
                <w:rFonts w:cstheme="minorHAnsi"/>
                <w:color w:val="000000" w:themeColor="text1"/>
                <w:lang w:val="en-US"/>
              </w:rPr>
              <w:t>Tech Lead</w:t>
            </w:r>
          </w:p>
        </w:tc>
        <w:tc>
          <w:tcPr>
            <w:tcW w:w="3226" w:type="pct"/>
            <w:shd w:val="clear" w:color="auto" w:fill="FFFFFF" w:themeFill="background1"/>
            <w:vAlign w:val="center"/>
          </w:tcPr>
          <w:p w14:paraId="1456EAAE" w14:textId="5F9C7B87" w:rsidR="00484027" w:rsidRPr="00484027" w:rsidRDefault="00484027" w:rsidP="00484027">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84027">
              <w:rPr>
                <w:rFonts w:cstheme="minorHAnsi"/>
                <w:color w:val="000000" w:themeColor="text1"/>
              </w:rPr>
              <w:t>Rafael de la Poza Ferrer</w:t>
            </w:r>
          </w:p>
        </w:tc>
      </w:tr>
      <w:tr w:rsidR="00484027" w:rsidRPr="00921393" w14:paraId="6632BF21" w14:textId="0E8E29F0" w:rsidTr="0048402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774" w:type="pct"/>
            <w:shd w:val="clear" w:color="auto" w:fill="FFFFFF" w:themeFill="background1"/>
            <w:vAlign w:val="center"/>
          </w:tcPr>
          <w:p w14:paraId="06010797" w14:textId="73062022" w:rsidR="00484027" w:rsidRDefault="001E5531" w:rsidP="00484027">
            <w:pPr>
              <w:jc w:val="center"/>
              <w:rPr>
                <w:rFonts w:cstheme="minorHAnsi"/>
                <w:color w:val="000000" w:themeColor="text1"/>
                <w:lang w:val="en-US"/>
              </w:rPr>
            </w:pPr>
            <w:r>
              <w:rPr>
                <w:rFonts w:cstheme="minorHAnsi"/>
                <w:color w:val="000000" w:themeColor="text1"/>
                <w:lang w:val="en-US"/>
              </w:rPr>
              <w:t>Integration</w:t>
            </w:r>
          </w:p>
        </w:tc>
        <w:tc>
          <w:tcPr>
            <w:tcW w:w="3226" w:type="pct"/>
            <w:shd w:val="clear" w:color="auto" w:fill="FFFFFF" w:themeFill="background1"/>
            <w:vAlign w:val="center"/>
          </w:tcPr>
          <w:p w14:paraId="708CD776" w14:textId="485EE4E7" w:rsidR="00484027" w:rsidRPr="00484027" w:rsidRDefault="00865D03" w:rsidP="00484027">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Inés Liébana López</w:t>
            </w:r>
          </w:p>
        </w:tc>
      </w:tr>
    </w:tbl>
    <w:p w14:paraId="01941710" w14:textId="77777777" w:rsidR="00BA5653" w:rsidRPr="00484027" w:rsidRDefault="00BA5653" w:rsidP="00BA5653">
      <w:pPr>
        <w:spacing w:after="0"/>
      </w:pPr>
    </w:p>
    <w:p w14:paraId="2945671A" w14:textId="5F8BAECE" w:rsidR="003007BA" w:rsidRPr="0002752A" w:rsidRDefault="00A108DB" w:rsidP="003007BA">
      <w:pPr>
        <w:pStyle w:val="Ttulo1"/>
      </w:pPr>
      <w:bookmarkStart w:id="231" w:name="_Toc222994837"/>
      <w:r>
        <w:t>REVISIÓN DE VERSIONES</w:t>
      </w:r>
      <w:bookmarkEnd w:id="231"/>
    </w:p>
    <w:p w14:paraId="66912351" w14:textId="05839DE5" w:rsidR="003007BA" w:rsidRDefault="003007BA" w:rsidP="003007BA"/>
    <w:tbl>
      <w:tblPr>
        <w:tblStyle w:val="MediumShading1-Accent11"/>
        <w:tblW w:w="4975" w:type="pct"/>
        <w:tblBorders>
          <w:insideV w:val="single" w:sz="8" w:space="0" w:color="84B3DF" w:themeColor="accent1" w:themeTint="BF"/>
        </w:tblBorders>
        <w:tblLayout w:type="fixed"/>
        <w:tblLook w:val="0420" w:firstRow="1" w:lastRow="0" w:firstColumn="0" w:lastColumn="0" w:noHBand="0" w:noVBand="1"/>
      </w:tblPr>
      <w:tblGrid>
        <w:gridCol w:w="1983"/>
        <w:gridCol w:w="1281"/>
        <w:gridCol w:w="5520"/>
      </w:tblGrid>
      <w:tr w:rsidR="00502D17" w:rsidRPr="00780EA0" w14:paraId="6660BCF4" w14:textId="77777777" w:rsidTr="00502D17">
        <w:trPr>
          <w:cnfStyle w:val="100000000000" w:firstRow="1" w:lastRow="0" w:firstColumn="0" w:lastColumn="0" w:oddVBand="0" w:evenVBand="0" w:oddHBand="0" w:evenHBand="0" w:firstRowFirstColumn="0" w:firstRowLastColumn="0" w:lastRowFirstColumn="0" w:lastRowLastColumn="0"/>
        </w:trPr>
        <w:tc>
          <w:tcPr>
            <w:tcW w:w="1129" w:type="pct"/>
            <w:tcBorders>
              <w:top w:val="single" w:sz="4" w:space="0" w:color="auto"/>
              <w:left w:val="single" w:sz="4" w:space="0" w:color="auto"/>
              <w:bottom w:val="single" w:sz="4" w:space="0" w:color="auto"/>
              <w:right w:val="single" w:sz="4" w:space="0" w:color="auto"/>
            </w:tcBorders>
            <w:shd w:val="clear" w:color="auto" w:fill="EC0000"/>
            <w:vAlign w:val="center"/>
          </w:tcPr>
          <w:p w14:paraId="16D5F906" w14:textId="61D250CC" w:rsidR="00502D17" w:rsidRPr="00502D17" w:rsidRDefault="00A164BC" w:rsidP="00502D17">
            <w:pPr>
              <w:pStyle w:val="TableHeadingsmall"/>
              <w:jc w:val="center"/>
              <w:rPr>
                <w:rFonts w:asciiTheme="minorHAnsi" w:hAnsiTheme="minorHAnsi" w:cstheme="minorHAnsi"/>
                <w:b/>
                <w:bCs w:val="0"/>
                <w:sz w:val="20"/>
              </w:rPr>
            </w:pPr>
            <w:r>
              <w:rPr>
                <w:rFonts w:asciiTheme="minorHAnsi" w:hAnsiTheme="minorHAnsi" w:cstheme="minorHAnsi"/>
                <w:b/>
                <w:bCs w:val="0"/>
                <w:sz w:val="20"/>
              </w:rPr>
              <w:t>AUTOR</w:t>
            </w:r>
          </w:p>
        </w:tc>
        <w:tc>
          <w:tcPr>
            <w:tcW w:w="729" w:type="pct"/>
            <w:tcBorders>
              <w:top w:val="single" w:sz="4" w:space="0" w:color="auto"/>
              <w:left w:val="single" w:sz="4" w:space="0" w:color="auto"/>
              <w:bottom w:val="single" w:sz="4" w:space="0" w:color="auto"/>
              <w:right w:val="single" w:sz="4" w:space="0" w:color="auto"/>
            </w:tcBorders>
            <w:shd w:val="clear" w:color="auto" w:fill="EC0000"/>
            <w:vAlign w:val="center"/>
          </w:tcPr>
          <w:p w14:paraId="29BF072A" w14:textId="1BF8852C" w:rsidR="00502D17" w:rsidRPr="00502D17" w:rsidRDefault="00A164BC" w:rsidP="00502D17">
            <w:pPr>
              <w:pStyle w:val="TableHeadingsmall"/>
              <w:jc w:val="center"/>
              <w:rPr>
                <w:rFonts w:asciiTheme="minorHAnsi" w:hAnsiTheme="minorHAnsi" w:cstheme="minorHAnsi"/>
                <w:b/>
                <w:bCs w:val="0"/>
                <w:sz w:val="20"/>
              </w:rPr>
            </w:pPr>
            <w:r>
              <w:rPr>
                <w:rFonts w:asciiTheme="minorHAnsi" w:hAnsiTheme="minorHAnsi" w:cstheme="minorHAnsi"/>
                <w:b/>
                <w:bCs w:val="0"/>
                <w:sz w:val="20"/>
              </w:rPr>
              <w:t>FECHA REV.</w:t>
            </w:r>
          </w:p>
        </w:tc>
        <w:tc>
          <w:tcPr>
            <w:tcW w:w="3142" w:type="pct"/>
            <w:tcBorders>
              <w:top w:val="single" w:sz="4" w:space="0" w:color="auto"/>
              <w:left w:val="single" w:sz="4" w:space="0" w:color="auto"/>
              <w:bottom w:val="single" w:sz="4" w:space="0" w:color="auto"/>
              <w:right w:val="single" w:sz="4" w:space="0" w:color="auto"/>
            </w:tcBorders>
            <w:shd w:val="clear" w:color="auto" w:fill="EC0000"/>
            <w:vAlign w:val="center"/>
          </w:tcPr>
          <w:p w14:paraId="2082A1A3" w14:textId="53A83334" w:rsidR="00502D17" w:rsidRPr="00502D17" w:rsidRDefault="00A164BC" w:rsidP="00502D17">
            <w:pPr>
              <w:pStyle w:val="TableHeadingsmall"/>
              <w:jc w:val="center"/>
              <w:rPr>
                <w:rFonts w:asciiTheme="minorHAnsi" w:hAnsiTheme="minorHAnsi" w:cstheme="minorHAnsi"/>
                <w:b/>
                <w:bCs w:val="0"/>
                <w:sz w:val="20"/>
              </w:rPr>
            </w:pPr>
            <w:r>
              <w:rPr>
                <w:rFonts w:asciiTheme="minorHAnsi" w:hAnsiTheme="minorHAnsi" w:cstheme="minorHAnsi"/>
                <w:b/>
                <w:bCs w:val="0"/>
                <w:sz w:val="20"/>
              </w:rPr>
              <w:t>RESUMEN</w:t>
            </w:r>
          </w:p>
        </w:tc>
      </w:tr>
      <w:tr w:rsidR="00502D17" w:rsidRPr="00780EA0" w14:paraId="529B0121" w14:textId="77777777" w:rsidTr="00502D17">
        <w:trPr>
          <w:cnfStyle w:val="000000100000" w:firstRow="0" w:lastRow="0" w:firstColumn="0" w:lastColumn="0" w:oddVBand="0" w:evenVBand="0" w:oddHBand="1" w:evenHBand="0" w:firstRowFirstColumn="0" w:firstRowLastColumn="0" w:lastRowFirstColumn="0" w:lastRowLastColumn="0"/>
        </w:trPr>
        <w:tc>
          <w:tcPr>
            <w:tcW w:w="112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3DC3E5" w14:textId="109A5353" w:rsidR="00502D17" w:rsidRPr="00C714F1" w:rsidRDefault="00264D8B" w:rsidP="00502D17">
            <w:pPr>
              <w:jc w:val="center"/>
              <w:rPr>
                <w:rFonts w:asciiTheme="minorHAnsi" w:eastAsia="PMingLiU" w:hAnsiTheme="minorHAnsi" w:cstheme="minorHAnsi"/>
              </w:rPr>
            </w:pPr>
            <w:r>
              <w:rPr>
                <w:rFonts w:asciiTheme="minorHAnsi" w:eastAsia="PMingLiU" w:hAnsiTheme="minorHAnsi" w:cstheme="minorHAnsi"/>
              </w:rPr>
              <w:t>Compliance &amp; Fraud</w:t>
            </w:r>
            <w:r w:rsidR="008626CE">
              <w:rPr>
                <w:rFonts w:asciiTheme="minorHAnsi" w:eastAsia="PMingLiU" w:hAnsiTheme="minorHAnsi" w:cstheme="minorHAnsi"/>
              </w:rPr>
              <w:t xml:space="preserve"> </w:t>
            </w:r>
            <w:r w:rsidR="00502D17" w:rsidRPr="00C714F1">
              <w:rPr>
                <w:rFonts w:asciiTheme="minorHAnsi" w:eastAsia="PMingLiU" w:hAnsiTheme="minorHAnsi" w:cstheme="minorHAnsi"/>
              </w:rPr>
              <w:t xml:space="preserve"> SCF Team</w:t>
            </w:r>
          </w:p>
        </w:tc>
        <w:tc>
          <w:tcPr>
            <w:tcW w:w="72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90E734" w14:textId="03814D41" w:rsidR="00502D17" w:rsidRPr="00C714F1" w:rsidRDefault="007B2109" w:rsidP="00502D17">
            <w:pPr>
              <w:jc w:val="center"/>
              <w:rPr>
                <w:rFonts w:asciiTheme="minorHAnsi" w:eastAsia="PMingLiU" w:hAnsiTheme="minorHAnsi" w:cstheme="minorHAnsi"/>
              </w:rPr>
            </w:pPr>
            <w:r>
              <w:rPr>
                <w:rFonts w:asciiTheme="minorHAnsi" w:eastAsia="PMingLiU" w:hAnsiTheme="minorHAnsi" w:cstheme="minorHAnsi"/>
              </w:rPr>
              <w:t>03/02/2026</w:t>
            </w:r>
          </w:p>
        </w:tc>
        <w:tc>
          <w:tcPr>
            <w:tcW w:w="31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02ACE1" w14:textId="3BB73481" w:rsidR="00502D17" w:rsidRPr="00C714F1" w:rsidRDefault="00A164BC" w:rsidP="00502D17">
            <w:pPr>
              <w:jc w:val="left"/>
              <w:rPr>
                <w:rFonts w:asciiTheme="minorHAnsi" w:eastAsia="PMingLiU" w:hAnsiTheme="minorHAnsi" w:cstheme="minorHAnsi"/>
              </w:rPr>
            </w:pPr>
            <w:r>
              <w:rPr>
                <w:rFonts w:asciiTheme="minorHAnsi" w:eastAsia="PMingLiU" w:hAnsiTheme="minorHAnsi" w:cstheme="minorHAnsi"/>
              </w:rPr>
              <w:t>Creación documento</w:t>
            </w:r>
          </w:p>
        </w:tc>
      </w:tr>
      <w:tr w:rsidR="00502D17" w:rsidRPr="00833268" w14:paraId="656B24A2" w14:textId="77777777" w:rsidTr="00502D17">
        <w:trPr>
          <w:cnfStyle w:val="000000010000" w:firstRow="0" w:lastRow="0" w:firstColumn="0" w:lastColumn="0" w:oddVBand="0" w:evenVBand="0" w:oddHBand="0" w:evenHBand="1" w:firstRowFirstColumn="0" w:firstRowLastColumn="0" w:lastRowFirstColumn="0" w:lastRowLastColumn="0"/>
        </w:trPr>
        <w:tc>
          <w:tcPr>
            <w:tcW w:w="112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8725E8" w14:textId="0795782B" w:rsidR="00502D17" w:rsidRPr="00C714F1" w:rsidDel="004A2D1C" w:rsidRDefault="00A164BC" w:rsidP="00502D17">
            <w:pPr>
              <w:jc w:val="center"/>
              <w:rPr>
                <w:rFonts w:asciiTheme="minorHAnsi" w:eastAsia="PMingLiU" w:hAnsiTheme="minorHAnsi" w:cstheme="minorHAnsi"/>
              </w:rPr>
            </w:pPr>
            <w:r>
              <w:rPr>
                <w:rFonts w:asciiTheme="minorHAnsi" w:eastAsia="PMingLiU" w:hAnsiTheme="minorHAnsi" w:cstheme="minorHAnsi"/>
              </w:rPr>
              <w:t xml:space="preserve">Compliance &amp; Fraud </w:t>
            </w:r>
            <w:r w:rsidRPr="00C714F1">
              <w:rPr>
                <w:rFonts w:asciiTheme="minorHAnsi" w:eastAsia="PMingLiU" w:hAnsiTheme="minorHAnsi" w:cstheme="minorHAnsi"/>
              </w:rPr>
              <w:t xml:space="preserve"> SCF Team</w:t>
            </w:r>
          </w:p>
        </w:tc>
        <w:tc>
          <w:tcPr>
            <w:tcW w:w="72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C603BC" w14:textId="04184C8E" w:rsidR="00502D17" w:rsidRPr="00C714F1" w:rsidRDefault="00A164BC" w:rsidP="00502D17">
            <w:pPr>
              <w:jc w:val="center"/>
              <w:rPr>
                <w:rFonts w:asciiTheme="minorHAnsi" w:eastAsia="PMingLiU" w:hAnsiTheme="minorHAnsi" w:cstheme="minorHAnsi"/>
              </w:rPr>
            </w:pPr>
            <w:r>
              <w:rPr>
                <w:rFonts w:asciiTheme="minorHAnsi" w:eastAsia="PMingLiU" w:hAnsiTheme="minorHAnsi" w:cstheme="minorHAnsi"/>
              </w:rPr>
              <w:t>19/02/2026</w:t>
            </w:r>
          </w:p>
        </w:tc>
        <w:tc>
          <w:tcPr>
            <w:tcW w:w="31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82071" w14:textId="39E78673" w:rsidR="00502D17" w:rsidRPr="00A164BC" w:rsidRDefault="00A164BC" w:rsidP="00502D17">
            <w:pPr>
              <w:jc w:val="left"/>
              <w:rPr>
                <w:rFonts w:asciiTheme="minorHAnsi" w:eastAsia="PMingLiU" w:hAnsiTheme="minorHAnsi" w:cstheme="minorHAnsi"/>
                <w:lang w:val="es-ES"/>
              </w:rPr>
            </w:pPr>
            <w:r w:rsidRPr="00A164BC">
              <w:rPr>
                <w:rFonts w:asciiTheme="minorHAnsi" w:eastAsia="PMingLiU" w:hAnsiTheme="minorHAnsi" w:cstheme="minorHAnsi"/>
                <w:lang w:val="es-ES"/>
              </w:rPr>
              <w:t>Se añaden flujos de trabajo</w:t>
            </w:r>
          </w:p>
        </w:tc>
      </w:tr>
    </w:tbl>
    <w:p w14:paraId="6904BBB8" w14:textId="77777777" w:rsidR="003007BA" w:rsidRPr="00A164BC" w:rsidRDefault="003007BA" w:rsidP="00BA5653">
      <w:pPr>
        <w:spacing w:after="0"/>
      </w:pPr>
    </w:p>
    <w:sectPr w:rsidR="003007BA" w:rsidRPr="00A164BC" w:rsidSect="00533A24">
      <w:pgSz w:w="12240" w:h="15840"/>
      <w:pgMar w:top="1417" w:right="1701" w:bottom="1417" w:left="1701" w:header="470" w:footer="60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Liebana Lopez Ines" w:date="2026-02-06T11:13:00Z" w:initials="IL">
    <w:p w14:paraId="3EFC7502" w14:textId="77777777" w:rsidR="00E07B59" w:rsidRDefault="00C13EF7" w:rsidP="00E07B59">
      <w:pPr>
        <w:pStyle w:val="Textocomentario"/>
        <w:jc w:val="left"/>
      </w:pPr>
      <w:r>
        <w:rPr>
          <w:rStyle w:val="Refdecomentario"/>
        </w:rPr>
        <w:annotationRef/>
      </w:r>
      <w:r w:rsidR="00E07B59">
        <w:t>Debe ser por TRANXFER, ya que son documentos de clientes que se compone de información delicada</w:t>
      </w:r>
    </w:p>
  </w:comment>
  <w:comment w:id="33" w:author="Liebana Lopez Ines" w:date="2026-02-19T13:16:00Z" w:initials="IL">
    <w:p w14:paraId="75E21895" w14:textId="77777777" w:rsidR="002A0F48" w:rsidRDefault="002A0F48" w:rsidP="002A0F48">
      <w:pPr>
        <w:pStyle w:val="Textocomentario"/>
        <w:jc w:val="left"/>
      </w:pPr>
      <w:r>
        <w:rPr>
          <w:rStyle w:val="Refdecomentario"/>
        </w:rPr>
        <w:annotationRef/>
      </w:r>
      <w:r>
        <w:t>Debería ir por S3</w:t>
      </w:r>
    </w:p>
  </w:comment>
  <w:comment w:id="34" w:author="Liebana Lopez Ines" w:date="2026-02-04T09:59:00Z" w:initials="IL">
    <w:p w14:paraId="7708AEEC" w14:textId="557AB301" w:rsidR="00232603" w:rsidRDefault="001F5FED" w:rsidP="00232603">
      <w:pPr>
        <w:pStyle w:val="Textocomentario"/>
        <w:jc w:val="left"/>
      </w:pPr>
      <w:r>
        <w:rPr>
          <w:rStyle w:val="Refdecomentario"/>
        </w:rPr>
        <w:annotationRef/>
      </w:r>
      <w:r w:rsidR="00232603">
        <w:fldChar w:fldCharType="begin"/>
      </w:r>
      <w:r w:rsidR="00232603">
        <w:instrText>HYPERLINK "mailto:n630985@es.santanderconsumer.com"</w:instrText>
      </w:r>
      <w:bookmarkStart w:id="37" w:name="_@_DAB3DE5CF40441C6AFDC5B06319CB649Z"/>
      <w:r w:rsidR="00232603">
        <w:fldChar w:fldCharType="separate"/>
      </w:r>
      <w:bookmarkEnd w:id="37"/>
      <w:r w:rsidR="00232603" w:rsidRPr="00232603">
        <w:rPr>
          <w:rStyle w:val="Mencionar"/>
          <w:noProof/>
        </w:rPr>
        <w:t>@Rodriguez Martinez Beatriz</w:t>
      </w:r>
      <w:r w:rsidR="00232603">
        <w:fldChar w:fldCharType="end"/>
      </w:r>
      <w:r w:rsidR="00232603">
        <w:t xml:space="preserve">   Pendiente definición de Look&amp;Feel formularios.</w:t>
      </w:r>
    </w:p>
  </w:comment>
  <w:comment w:id="35" w:author="Liebana Lopez Ines" w:date="2026-02-06T11:18:00Z" w:initials="IL">
    <w:p w14:paraId="4781E5A1" w14:textId="5FEAD869" w:rsidR="00232603" w:rsidRDefault="001E674C" w:rsidP="00232603">
      <w:pPr>
        <w:pStyle w:val="Textocomentario"/>
        <w:jc w:val="left"/>
      </w:pPr>
      <w:r>
        <w:rPr>
          <w:rStyle w:val="Refdecomentario"/>
        </w:rPr>
        <w:annotationRef/>
      </w:r>
      <w:r w:rsidR="00232603">
        <w:fldChar w:fldCharType="begin"/>
      </w:r>
      <w:r w:rsidR="00232603">
        <w:instrText>HYPERLINK "mailto:n630985@es.santanderconsumer.com"</w:instrText>
      </w:r>
      <w:bookmarkStart w:id="38" w:name="_@_A9321F0077594CB795C536CD32FEA420Z"/>
      <w:r w:rsidR="00232603">
        <w:fldChar w:fldCharType="separate"/>
      </w:r>
      <w:bookmarkEnd w:id="38"/>
      <w:r w:rsidR="00232603" w:rsidRPr="00232603">
        <w:rPr>
          <w:rStyle w:val="Mencionar"/>
          <w:noProof/>
        </w:rPr>
        <w:t>@Rodriguez Martinez Beatriz</w:t>
      </w:r>
      <w:r w:rsidR="00232603">
        <w:fldChar w:fldCharType="end"/>
      </w:r>
      <w:r w:rsidR="00232603">
        <w:t xml:space="preserve">  Donde está alojada esa url?  </w:t>
      </w:r>
    </w:p>
  </w:comment>
  <w:comment w:id="36" w:author="Rodriguez Martinez Beatriz" w:date="2026-02-11T17:47:00Z" w:initials="RB">
    <w:p w14:paraId="126354AF" w14:textId="014A4A47" w:rsidR="00DD38AB" w:rsidRDefault="00DD38AB">
      <w:r>
        <w:annotationRef/>
      </w:r>
      <w:r w:rsidRPr="1482EFDC">
        <w:t xml:space="preserve">A día de hoy está en la web de SCF España. Por el momento, si no me equivoco, seguirá el Look&amp;Feel de SCF al menos hasta finales de 2026, por lo que en principio lo mantendríamos igual. </w:t>
      </w:r>
    </w:p>
  </w:comment>
  <w:comment w:id="39" w:author="Liebana Lopez Ines" w:date="2026-02-04T09:59:00Z" w:initials="IL">
    <w:p w14:paraId="2D24C77B" w14:textId="05D138F1" w:rsidR="00337FE8" w:rsidRDefault="00051FD7" w:rsidP="00337FE8">
      <w:pPr>
        <w:pStyle w:val="Textocomentario"/>
        <w:jc w:val="left"/>
      </w:pPr>
      <w:r>
        <w:rPr>
          <w:rStyle w:val="Refdecomentario"/>
        </w:rPr>
        <w:annotationRef/>
      </w:r>
      <w:r w:rsidR="00337FE8">
        <w:fldChar w:fldCharType="begin"/>
      </w:r>
      <w:r w:rsidR="00337FE8">
        <w:instrText>HYPERLINK "mailto:n630985@es.santanderconsumer.com"</w:instrText>
      </w:r>
      <w:bookmarkStart w:id="40" w:name="_@_2745186452354BCB9E1B5BE6A302EF09Z"/>
      <w:r w:rsidR="00337FE8">
        <w:fldChar w:fldCharType="separate"/>
      </w:r>
      <w:bookmarkEnd w:id="40"/>
      <w:r w:rsidR="00337FE8" w:rsidRPr="00337FE8">
        <w:rPr>
          <w:rStyle w:val="Mencionar"/>
          <w:noProof/>
        </w:rPr>
        <w:t>@Rodriguez Martinez Beatriz</w:t>
      </w:r>
      <w:r w:rsidR="00337FE8">
        <w:fldChar w:fldCharType="end"/>
      </w:r>
      <w:r w:rsidR="00337FE8">
        <w:t xml:space="preserve">  pendiente plantilla de email.</w:t>
      </w:r>
    </w:p>
  </w:comment>
  <w:comment w:id="192" w:author="Liebana Lopez Ines" w:date="2026-02-04T10:35:00Z" w:initials="IL">
    <w:p w14:paraId="14EFDEBD" w14:textId="14C27F2E" w:rsidR="0037593C" w:rsidRDefault="0037593C" w:rsidP="0037593C">
      <w:pPr>
        <w:pStyle w:val="Textocomentario"/>
        <w:jc w:val="left"/>
      </w:pPr>
      <w:r>
        <w:rPr>
          <w:rStyle w:val="Refdecomentario"/>
        </w:rPr>
        <w:annotationRef/>
      </w:r>
      <w:r>
        <w:t>@bea definir los campos que serán dinámicos por derecho</w:t>
      </w:r>
    </w:p>
  </w:comment>
  <w:comment w:id="193" w:author="Liebana Lopez Ines" w:date="2026-02-09T12:20:00Z" w:initials="IL">
    <w:p w14:paraId="6E2C2589" w14:textId="551F38A5" w:rsidR="0054058B" w:rsidRDefault="00CA6D32" w:rsidP="0054058B">
      <w:pPr>
        <w:pStyle w:val="Textocomentario"/>
        <w:jc w:val="left"/>
      </w:pPr>
      <w:r>
        <w:rPr>
          <w:rStyle w:val="Refdecomentario"/>
        </w:rPr>
        <w:annotationRef/>
      </w:r>
      <w:r w:rsidR="0054058B">
        <w:fldChar w:fldCharType="begin"/>
      </w:r>
      <w:r w:rsidR="0054058B">
        <w:instrText>HYPERLINK "mailto:n630985@es.santanderconsumer.com"</w:instrText>
      </w:r>
      <w:bookmarkStart w:id="194" w:name="_@_06126A57B4644B52B6FAF66746AD6E6AZ"/>
      <w:r w:rsidR="0054058B">
        <w:fldChar w:fldCharType="separate"/>
      </w:r>
      <w:bookmarkEnd w:id="194"/>
      <w:r w:rsidR="0054058B" w:rsidRPr="0054058B">
        <w:rPr>
          <w:rStyle w:val="Mencionar"/>
          <w:noProof/>
        </w:rPr>
        <w:t>@Rodriguez Martinez Beatriz</w:t>
      </w:r>
      <w:r w:rsidR="0054058B">
        <w:fldChar w:fldCharType="end"/>
      </w:r>
      <w:r w:rsidR="0054058B">
        <w:t xml:space="preserve"> Como definiría el dominio y el subdominio. Los formularios ya estarán en un dominio + subdominio dependiendo del país</w:t>
      </w:r>
    </w:p>
  </w:comment>
  <w:comment w:id="196" w:author="Liebana Lopez Ines" w:date="2026-02-09T12:23:00Z" w:initials="IL">
    <w:p w14:paraId="0C130CA2" w14:textId="77777777" w:rsidR="0054058B" w:rsidRDefault="00CA6D32" w:rsidP="0054058B">
      <w:pPr>
        <w:pStyle w:val="Textocomentario"/>
        <w:jc w:val="left"/>
      </w:pPr>
      <w:r>
        <w:rPr>
          <w:rStyle w:val="Refdecomentario"/>
        </w:rPr>
        <w:annotationRef/>
      </w:r>
      <w:r w:rsidR="0054058B">
        <w:t>Pensar para próximos drops, no es lo mismo guardar un texto plano que uno enriquecido.</w:t>
      </w:r>
    </w:p>
  </w:comment>
  <w:comment w:id="202" w:author="Liebana Lopez Ines" w:date="2026-02-04T10:59:00Z" w:initials="IL">
    <w:p w14:paraId="5CA61F4D" w14:textId="6F4E5A01" w:rsidR="00B66487" w:rsidRDefault="000C1C6B" w:rsidP="00B66487">
      <w:pPr>
        <w:pStyle w:val="Textocomentario"/>
        <w:jc w:val="left"/>
      </w:pPr>
      <w:r>
        <w:rPr>
          <w:rStyle w:val="Refdecomentario"/>
        </w:rPr>
        <w:annotationRef/>
      </w:r>
      <w:r w:rsidR="00B66487">
        <w:fldChar w:fldCharType="begin"/>
      </w:r>
      <w:r w:rsidR="00B66487">
        <w:instrText>HYPERLINK "mailto:n630985@es.santanderconsumer.com"</w:instrText>
      </w:r>
      <w:bookmarkStart w:id="204" w:name="_@_4DB334EFAD9746B5AEC6C2928E6B12D1Z"/>
      <w:r w:rsidR="00B66487">
        <w:fldChar w:fldCharType="separate"/>
      </w:r>
      <w:bookmarkEnd w:id="204"/>
      <w:r w:rsidR="00B66487" w:rsidRPr="00B66487">
        <w:rPr>
          <w:rStyle w:val="Mencionar"/>
          <w:noProof/>
        </w:rPr>
        <w:t>@Rodriguez Martinez Beatriz</w:t>
      </w:r>
      <w:r w:rsidR="00B66487">
        <w:fldChar w:fldCharType="end"/>
      </w:r>
      <w:r w:rsidR="00B66487">
        <w:t xml:space="preserve">  definir las columnas con las que estaríamos cómodos, A la hora de exportar irán todas las columnas.</w:t>
      </w:r>
    </w:p>
  </w:comment>
  <w:comment w:id="203" w:author="Liebana Lopez Ines" w:date="2026-02-09T12:50:00Z" w:initials="IL">
    <w:p w14:paraId="5B0E5A57" w14:textId="3F6F5709" w:rsidR="00B66487" w:rsidRDefault="00C10B2F" w:rsidP="00B66487">
      <w:pPr>
        <w:pStyle w:val="Textocomentario"/>
        <w:jc w:val="left"/>
      </w:pPr>
      <w:r>
        <w:rPr>
          <w:rStyle w:val="Refdecomentario"/>
        </w:rPr>
        <w:annotationRef/>
      </w:r>
      <w:r w:rsidR="00B66487">
        <w:t>Sirve formato csv? Es más sencillo de generar y se abre en excel. En futuras fases si podríamos pensar en un excel con formato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C7502" w15:done="0"/>
  <w15:commentEx w15:paraId="75E21895" w15:paraIdParent="3EFC7502" w15:done="0"/>
  <w15:commentEx w15:paraId="7708AEEC" w15:done="0"/>
  <w15:commentEx w15:paraId="4781E5A1" w15:paraIdParent="7708AEEC" w15:done="0"/>
  <w15:commentEx w15:paraId="126354AF" w15:paraIdParent="7708AEEC" w15:done="0"/>
  <w15:commentEx w15:paraId="2D24C77B" w15:done="0"/>
  <w15:commentEx w15:paraId="14EFDEBD" w15:done="0"/>
  <w15:commentEx w15:paraId="6E2C2589" w15:done="0"/>
  <w15:commentEx w15:paraId="0C130CA2" w15:done="0"/>
  <w15:commentEx w15:paraId="5CA61F4D" w15:done="0"/>
  <w15:commentEx w15:paraId="5B0E5A57" w15:paraIdParent="5CA61F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5E2A53" w16cex:dateUtc="2026-02-06T10:13:00Z"/>
  <w16cex:commentExtensible w16cex:durableId="5875408F" w16cex:dateUtc="2026-02-19T12:16:00Z"/>
  <w16cex:commentExtensible w16cex:durableId="64D0A546" w16cex:dateUtc="2026-02-04T08:59:00Z"/>
  <w16cex:commentExtensible w16cex:durableId="1EFC7942" w16cex:dateUtc="2026-02-06T10:18:00Z"/>
  <w16cex:commentExtensible w16cex:durableId="722EE204" w16cex:dateUtc="2026-02-11T16:47:00Z"/>
  <w16cex:commentExtensible w16cex:durableId="6610801D" w16cex:dateUtc="2026-02-04T08:59:00Z"/>
  <w16cex:commentExtensible w16cex:durableId="31278189" w16cex:dateUtc="2026-02-04T09:35:00Z"/>
  <w16cex:commentExtensible w16cex:durableId="3EAE7357" w16cex:dateUtc="2026-02-09T11:20:00Z"/>
  <w16cex:commentExtensible w16cex:durableId="143E32BB" w16cex:dateUtc="2026-02-09T11:23:00Z"/>
  <w16cex:commentExtensible w16cex:durableId="37D7C848" w16cex:dateUtc="2026-02-04T09:59:00Z"/>
  <w16cex:commentExtensible w16cex:durableId="6E914D9C" w16cex:dateUtc="2026-02-09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C7502" w16cid:durableId="175E2A53"/>
  <w16cid:commentId w16cid:paraId="75E21895" w16cid:durableId="5875408F"/>
  <w16cid:commentId w16cid:paraId="7708AEEC" w16cid:durableId="64D0A546"/>
  <w16cid:commentId w16cid:paraId="4781E5A1" w16cid:durableId="1EFC7942"/>
  <w16cid:commentId w16cid:paraId="126354AF" w16cid:durableId="722EE204"/>
  <w16cid:commentId w16cid:paraId="2D24C77B" w16cid:durableId="6610801D"/>
  <w16cid:commentId w16cid:paraId="14EFDEBD" w16cid:durableId="31278189"/>
  <w16cid:commentId w16cid:paraId="6E2C2589" w16cid:durableId="3EAE7357"/>
  <w16cid:commentId w16cid:paraId="0C130CA2" w16cid:durableId="143E32BB"/>
  <w16cid:commentId w16cid:paraId="5CA61F4D" w16cid:durableId="37D7C848"/>
  <w16cid:commentId w16cid:paraId="5B0E5A57" w16cid:durableId="6E914D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FA80D" w14:textId="77777777" w:rsidR="006554AE" w:rsidRDefault="006554AE" w:rsidP="007B7BCD">
      <w:pPr>
        <w:spacing w:after="0" w:line="240" w:lineRule="auto"/>
      </w:pPr>
      <w:r>
        <w:separator/>
      </w:r>
    </w:p>
  </w:endnote>
  <w:endnote w:type="continuationSeparator" w:id="0">
    <w:p w14:paraId="04EEB39D" w14:textId="77777777" w:rsidR="006554AE" w:rsidRDefault="006554AE" w:rsidP="007B7BCD">
      <w:pPr>
        <w:spacing w:after="0" w:line="240" w:lineRule="auto"/>
      </w:pPr>
      <w:r>
        <w:continuationSeparator/>
      </w:r>
    </w:p>
  </w:endnote>
  <w:endnote w:type="continuationNotice" w:id="1">
    <w:p w14:paraId="00CCF55E" w14:textId="77777777" w:rsidR="006554AE" w:rsidRDefault="006554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ntander Text">
    <w:altName w:val="Calibri"/>
    <w:panose1 w:val="020B0504020201020104"/>
    <w:charset w:val="00"/>
    <w:family w:val="swiss"/>
    <w:pitch w:val="variable"/>
    <w:sig w:usb0="A000006F" w:usb1="00000023" w:usb2="00000000" w:usb3="00000000" w:csb0="00000093"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antander Headline">
    <w:panose1 w:val="020B0504020201020104"/>
    <w:charset w:val="00"/>
    <w:family w:val="swiss"/>
    <w:pitch w:val="variable"/>
    <w:sig w:usb0="A000006F" w:usb1="00000023"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98114"/>
      <w:docPartObj>
        <w:docPartGallery w:val="Page Numbers (Bottom of Page)"/>
        <w:docPartUnique/>
      </w:docPartObj>
    </w:sdtPr>
    <w:sdtEndPr>
      <w:rPr>
        <w:noProof/>
      </w:rPr>
    </w:sdtEndPr>
    <w:sdtContent>
      <w:p w14:paraId="4DEDFD87" w14:textId="77777777" w:rsidR="0023241F" w:rsidRDefault="0023241F" w:rsidP="00E93C03">
        <w:pPr>
          <w:pStyle w:val="Piedepgina"/>
        </w:pPr>
        <w:r>
          <w:rPr>
            <w:noProof/>
            <w:sz w:val="20"/>
            <w:lang w:val="es-ES" w:eastAsia="es-ES"/>
          </w:rPr>
          <w:drawing>
            <wp:inline distT="0" distB="0" distL="0" distR="0" wp14:anchorId="79249B2F" wp14:editId="0C626512">
              <wp:extent cx="1165372" cy="483079"/>
              <wp:effectExtent l="0" t="0" r="0" b="0"/>
              <wp:docPr id="7" name="Imagen 18" descr="C:\Users\Xi337471\AppData\Local\Microsoft\Windows\INetCache\Content.Word\FA_SANTANDER_CONSUMER_FINANCE_CV_POS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Xi337471\AppData\Local\Microsoft\Windows\INetCache\Content.Word\FA_SANTANDER_CONSUMER_FINANCE_CV_POS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3505" cy="486450"/>
                      </a:xfrm>
                      <a:prstGeom prst="rect">
                        <a:avLst/>
                      </a:prstGeom>
                      <a:noFill/>
                      <a:ln>
                        <a:noFill/>
                      </a:ln>
                    </pic:spPr>
                  </pic:pic>
                </a:graphicData>
              </a:graphic>
            </wp:inline>
          </w:drawing>
        </w:r>
      </w:p>
      <w:p w14:paraId="3E23F74A" w14:textId="77777777" w:rsidR="0023241F" w:rsidRDefault="0023241F" w:rsidP="00B501B1">
        <w:pPr>
          <w:pStyle w:val="Piedepgina"/>
          <w:jc w:val="center"/>
        </w:pPr>
        <w:r>
          <w:t>DRAFT - CONFIDENTIAL</w:t>
        </w:r>
      </w:p>
      <w:p w14:paraId="04D2A428" w14:textId="77777777" w:rsidR="0023241F" w:rsidRPr="00DB70EE" w:rsidRDefault="0023241F" w:rsidP="00B501B1">
        <w:pPr>
          <w:pStyle w:val="Piedepgina"/>
          <w:jc w:val="right"/>
        </w:pPr>
        <w:r>
          <w:rPr>
            <w:sz w:val="20"/>
          </w:rPr>
          <w:t xml:space="preserve"> </w:t>
        </w:r>
        <w:r>
          <w:rPr>
            <w:sz w:val="20"/>
          </w:rPr>
          <w:tab/>
        </w:r>
        <w:r>
          <w:rPr>
            <w:sz w:val="20"/>
          </w:rPr>
          <w:tab/>
        </w:r>
        <w:r>
          <w:rPr>
            <w:sz w:val="20"/>
          </w:rPr>
          <w:tab/>
        </w:r>
        <w:r w:rsidRPr="00551EBA">
          <w:rPr>
            <w:sz w:val="20"/>
          </w:rPr>
          <w:fldChar w:fldCharType="begin"/>
        </w:r>
        <w:r w:rsidRPr="00551EBA">
          <w:rPr>
            <w:sz w:val="20"/>
          </w:rPr>
          <w:instrText xml:space="preserve"> PAGE   \* MERGEFORMAT </w:instrText>
        </w:r>
        <w:r w:rsidRPr="00551EBA">
          <w:rPr>
            <w:sz w:val="20"/>
          </w:rPr>
          <w:fldChar w:fldCharType="separate"/>
        </w:r>
        <w:r w:rsidR="00070753">
          <w:rPr>
            <w:noProof/>
            <w:sz w:val="20"/>
          </w:rPr>
          <w:t>26</w:t>
        </w:r>
        <w:r w:rsidRPr="00551EBA">
          <w:rPr>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82AC9" w14:textId="77777777" w:rsidR="006554AE" w:rsidRDefault="006554AE" w:rsidP="007B7BCD">
      <w:pPr>
        <w:spacing w:after="0" w:line="240" w:lineRule="auto"/>
      </w:pPr>
      <w:r>
        <w:separator/>
      </w:r>
    </w:p>
  </w:footnote>
  <w:footnote w:type="continuationSeparator" w:id="0">
    <w:p w14:paraId="54C4E5FF" w14:textId="77777777" w:rsidR="006554AE" w:rsidRDefault="006554AE" w:rsidP="007B7BCD">
      <w:pPr>
        <w:spacing w:after="0" w:line="240" w:lineRule="auto"/>
      </w:pPr>
      <w:r>
        <w:continuationSeparator/>
      </w:r>
    </w:p>
  </w:footnote>
  <w:footnote w:type="continuationNotice" w:id="1">
    <w:p w14:paraId="57FC93C2" w14:textId="77777777" w:rsidR="006554AE" w:rsidRDefault="006554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CF69" w14:textId="4A978B0C" w:rsidR="00B865E5" w:rsidRPr="00B865E5" w:rsidRDefault="0023241F" w:rsidP="00B865E5">
    <w:pPr>
      <w:pStyle w:val="Encabezado"/>
      <w:rPr>
        <w:lang w:val="es-ES"/>
      </w:rPr>
    </w:pPr>
    <w:r w:rsidRPr="00B865E5">
      <w:rPr>
        <w:bCs/>
        <w:noProof/>
        <w:lang w:val="es-ES" w:eastAsia="es-ES"/>
      </w:rPr>
      <mc:AlternateContent>
        <mc:Choice Requires="wps">
          <w:drawing>
            <wp:anchor distT="0" distB="0" distL="114300" distR="114300" simplePos="0" relativeHeight="251658240" behindDoc="0" locked="0" layoutInCell="0" allowOverlap="1" wp14:anchorId="1E6EBCE9" wp14:editId="6285AA1B">
              <wp:simplePos x="0" y="0"/>
              <wp:positionH relativeFrom="page">
                <wp:align>right</wp:align>
              </wp:positionH>
              <wp:positionV relativeFrom="page">
                <wp:align>top</wp:align>
              </wp:positionV>
              <wp:extent cx="7772400" cy="391886"/>
              <wp:effectExtent l="0" t="0" r="0" b="8255"/>
              <wp:wrapNone/>
              <wp:docPr id="13" name="MSIPCMd60248ba9cc7da46ff3bdcac" descr="{&quot;HashCode&quot;:-665463564,&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91886"/>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062C17" w14:textId="08EEA0C5" w:rsidR="0023241F" w:rsidRPr="00070753" w:rsidRDefault="00070753" w:rsidP="00070753">
                          <w:pPr>
                            <w:spacing w:after="0"/>
                            <w:jc w:val="left"/>
                            <w:rPr>
                              <w:rFonts w:ascii="Calibri" w:hAnsi="Calibri" w:cs="Calibri"/>
                              <w:color w:val="000000"/>
                              <w:sz w:val="20"/>
                              <w:lang w:val="en-US"/>
                            </w:rPr>
                          </w:pPr>
                          <w:r w:rsidRPr="00070753">
                            <w:rPr>
                              <w:rFonts w:ascii="Calibri" w:hAnsi="Calibri" w:cs="Calibri"/>
                              <w:color w:val="000000"/>
                              <w:sz w:val="20"/>
                              <w:lang w:val="en-US"/>
                            </w:rPr>
                            <w:t>Confidential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1E6EBCE9">
              <v:stroke joinstyle="miter"/>
              <v:path gradientshapeok="t" o:connecttype="rect"/>
            </v:shapetype>
            <v:shape id="MSIPCMd60248ba9cc7da46ff3bdcac" style="position:absolute;left:0;text-align:left;margin-left:560.8pt;margin-top:0;width:612pt;height:30.85pt;z-index:251658240;visibility:visible;mso-wrap-style:square;mso-height-percent:0;mso-wrap-distance-left:9pt;mso-wrap-distance-top:0;mso-wrap-distance-right:9pt;mso-wrap-distance-bottom:0;mso-position-horizontal:right;mso-position-horizontal-relative:page;mso-position-vertical:top;mso-position-vertical-relative:page;mso-height-percent:0;mso-height-relative:margin;v-text-anchor:middle" alt="{&quot;HashCode&quot;:-665463564,&quot;Height&quot;:9999999.0,&quot;Width&quot;:9999999.0,&quot;Placement&quot;:&quot;Head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">
              <v:textbox inset="20pt,0,,0">
                <w:txbxContent>
                  <w:p w:rsidRPr="00070753" w:rsidR="0023241F" w:rsidP="00070753" w:rsidRDefault="00070753" w14:paraId="38062C17" w14:textId="08EEA0C5">
                    <w:pPr>
                      <w:spacing w:after="0"/>
                      <w:jc w:val="left"/>
                      <w:rPr>
                        <w:rFonts w:ascii="Calibri" w:hAnsi="Calibri" w:cs="Calibri"/>
                        <w:color w:val="000000"/>
                        <w:sz w:val="20"/>
                        <w:lang w:val="en-US"/>
                      </w:rPr>
                    </w:pPr>
                    <w:r w:rsidRPr="00070753">
                      <w:rPr>
                        <w:rFonts w:ascii="Calibri" w:hAnsi="Calibri" w:cs="Calibri"/>
                        <w:color w:val="000000"/>
                        <w:sz w:val="20"/>
                        <w:lang w:val="en-US"/>
                      </w:rPr>
                      <w:t>Confidential</w:t>
                    </w:r>
                  </w:p>
                </w:txbxContent>
              </v:textbox>
              <w10:wrap anchorx="page" anchory="page"/>
            </v:shape>
          </w:pict>
        </mc:Fallback>
      </mc:AlternateContent>
    </w:r>
    <w:r w:rsidR="00B865E5" w:rsidRPr="00B865E5">
      <w:rPr>
        <w:rFonts w:ascii="Santander Headline" w:hAnsi="Santander Headline"/>
        <w:bCs/>
        <w:lang w:val="es-ES"/>
      </w:rPr>
      <w:t xml:space="preserve">Análisis funcional y Requerimientos                                                                                                                     </w:t>
    </w:r>
    <w:r w:rsidR="00B865E5">
      <w:rPr>
        <w:rFonts w:ascii="Santander Headline" w:hAnsi="Santander Headline"/>
        <w:bCs/>
        <w:lang w:val="es-ES"/>
      </w:rPr>
      <w:t xml:space="preserve">        </w:t>
    </w:r>
    <w:r w:rsidR="00B865E5" w:rsidRPr="00B865E5">
      <w:rPr>
        <w:rFonts w:ascii="Santander Headline" w:hAnsi="Santander Headline"/>
        <w:bCs/>
        <w:lang w:val="es-ES"/>
      </w:rPr>
      <w:t xml:space="preserve"> </w:t>
    </w:r>
    <w:r w:rsidR="00B865E5" w:rsidRPr="00B865E5">
      <w:rPr>
        <w:rFonts w:ascii="Santander Headline" w:hAnsi="Santander Headline"/>
        <w:lang w:val="es-ES"/>
      </w:rPr>
      <w:t>España · GDPR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35"/>
      <w:gridCol w:w="2757"/>
      <w:gridCol w:w="2912"/>
    </w:tblGrid>
    <w:tr w:rsidR="0023241F" w14:paraId="2AE665E0" w14:textId="77777777" w:rsidTr="00B501B1">
      <w:tc>
        <w:tcPr>
          <w:tcW w:w="1667" w:type="pct"/>
        </w:tcPr>
        <w:p w14:paraId="62442F2B" w14:textId="77777777" w:rsidR="0023241F" w:rsidRPr="00624844" w:rsidRDefault="0023241F" w:rsidP="00B501B1">
          <w:pPr>
            <w:pStyle w:val="Encabezado"/>
            <w:rPr>
              <w:rFonts w:cs="Arial"/>
            </w:rPr>
          </w:pPr>
        </w:p>
      </w:tc>
      <w:tc>
        <w:tcPr>
          <w:tcW w:w="1621" w:type="pct"/>
        </w:tcPr>
        <w:p w14:paraId="6CD279BB" w14:textId="77777777" w:rsidR="0023241F" w:rsidRPr="00715477" w:rsidRDefault="0023241F" w:rsidP="00B501B1">
          <w:pPr>
            <w:pStyle w:val="Encabezado"/>
            <w:jc w:val="center"/>
            <w:rPr>
              <w:rFonts w:cs="Arial"/>
            </w:rPr>
          </w:pPr>
        </w:p>
      </w:tc>
      <w:tc>
        <w:tcPr>
          <w:tcW w:w="1712" w:type="pct"/>
        </w:tcPr>
        <w:p w14:paraId="6194F776" w14:textId="77777777" w:rsidR="0023241F" w:rsidRDefault="0023241F" w:rsidP="00B501B1">
          <w:pPr>
            <w:pStyle w:val="Encabezado"/>
            <w:jc w:val="right"/>
          </w:pPr>
        </w:p>
      </w:tc>
    </w:tr>
  </w:tbl>
  <w:p w14:paraId="63DF0D74" w14:textId="77777777" w:rsidR="0023241F" w:rsidRDefault="0023241F" w:rsidP="00B501B1">
    <w:pPr>
      <w:pStyle w:val="Encabezado"/>
    </w:pPr>
    <w:r>
      <w:rPr>
        <w:noProof/>
        <w:lang w:val="es-ES" w:eastAsia="es-ES"/>
      </w:rPr>
      <mc:AlternateContent>
        <mc:Choice Requires="wps">
          <w:drawing>
            <wp:anchor distT="0" distB="0" distL="114300" distR="114300" simplePos="0" relativeHeight="251658241" behindDoc="0" locked="0" layoutInCell="0" allowOverlap="1" wp14:anchorId="35CC14EB" wp14:editId="2C8C034C">
              <wp:simplePos x="0" y="0"/>
              <wp:positionH relativeFrom="page">
                <wp:align>left</wp:align>
              </wp:positionH>
              <wp:positionV relativeFrom="page">
                <wp:align>top</wp:align>
              </wp:positionV>
              <wp:extent cx="7772400" cy="457200"/>
              <wp:effectExtent l="0" t="0" r="0" b="0"/>
              <wp:wrapNone/>
              <wp:docPr id="16" name="MSIPCM81d343d1a99e93da8e5ff200" descr="{&quot;HashCode&quot;:-665463564,&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57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FE8A76" w14:textId="4C9A378B" w:rsidR="0023241F" w:rsidRPr="00070753" w:rsidRDefault="00070753" w:rsidP="00070753">
                          <w:pPr>
                            <w:spacing w:after="0"/>
                            <w:jc w:val="left"/>
                            <w:rPr>
                              <w:rFonts w:ascii="Calibri" w:hAnsi="Calibri" w:cs="Calibri"/>
                              <w:color w:val="000000"/>
                              <w:sz w:val="20"/>
                            </w:rPr>
                          </w:pPr>
                          <w:r w:rsidRPr="00070753">
                            <w:rPr>
                              <w:rFonts w:ascii="Calibri" w:hAnsi="Calibri" w:cs="Calibri"/>
                              <w:color w:val="000000"/>
                              <w:sz w:val="20"/>
                            </w:rPr>
                            <w:t>Confidential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v:shapetype id="_x0000_t202" coordsize="21600,21600" o:spt="202" path="m,l,21600r21600,l21600,xe" w14:anchorId="35CC14EB">
              <v:stroke joinstyle="miter"/>
              <v:path gradientshapeok="t" o:connecttype="rect"/>
            </v:shapetype>
            <v:shape id="MSIPCM81d343d1a99e93da8e5ff200" style="position:absolute;left:0;text-align:left;margin-left:0;margin-top:0;width:612pt;height:36pt;z-index:251658241;visibility:visible;mso-wrap-style:square;mso-wrap-distance-left:9pt;mso-wrap-distance-top:0;mso-wrap-distance-right:9pt;mso-wrap-distance-bottom:0;mso-position-horizontal:left;mso-position-horizontal-relative:page;mso-position-vertical:top;mso-position-vertical-relative:page;v-text-anchor:middle" alt="{&quot;HashCode&quot;:-665463564,&quot;Height&quot;:9999999.0,&quot;Width&quot;:9999999.0,&quot;Placement&quot;:&quot;Header&quot;,&quot;Index&quot;:&quot;FirstPage&quot;,&quot;Section&quot;:1,&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">
              <v:textbox inset="20pt,0,,0">
                <w:txbxContent>
                  <w:p w:rsidRPr="00070753" w:rsidR="0023241F" w:rsidP="00070753" w:rsidRDefault="00070753" w14:paraId="38FE8A76" w14:textId="4C9A378B">
                    <w:pPr>
                      <w:spacing w:after="0"/>
                      <w:jc w:val="left"/>
                      <w:rPr>
                        <w:rFonts w:ascii="Calibri" w:hAnsi="Calibri" w:cs="Calibri"/>
                        <w:color w:val="000000"/>
                        <w:sz w:val="20"/>
                      </w:rPr>
                    </w:pPr>
                    <w:r w:rsidRPr="00070753">
                      <w:rPr>
                        <w:rFonts w:ascii="Calibri" w:hAnsi="Calibri" w:cs="Calibri"/>
                        <w:color w:val="000000"/>
                        <w:sz w:val="20"/>
                      </w:rPr>
                      <w:t>Confidential</w:t>
                    </w:r>
                  </w:p>
                </w:txbxContent>
              </v:textbox>
              <w10:wrap anchorx="page" anchory="page"/>
            </v:shape>
          </w:pict>
        </mc:Fallback>
      </mc:AlternateContent>
    </w:r>
  </w:p>
  <w:p w14:paraId="7F13F520" w14:textId="77777777" w:rsidR="0023241F" w:rsidRPr="00ED3EB9" w:rsidRDefault="0023241F" w:rsidP="00B501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852"/>
    <w:multiLevelType w:val="hybridMultilevel"/>
    <w:tmpl w:val="C234D918"/>
    <w:lvl w:ilvl="0" w:tplc="0C0A000F">
      <w:start w:val="1"/>
      <w:numFmt w:val="decimal"/>
      <w:lvlText w:val="%1."/>
      <w:lvlJc w:val="left"/>
      <w:pPr>
        <w:ind w:left="720" w:hanging="360"/>
      </w:pPr>
      <w:rPr>
        <w:rFonts w:hint="default"/>
        <w:lang w:val="en-G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A14191"/>
    <w:multiLevelType w:val="hybridMultilevel"/>
    <w:tmpl w:val="4D786C86"/>
    <w:lvl w:ilvl="0" w:tplc="C562E750">
      <w:start w:val="4"/>
      <w:numFmt w:val="bullet"/>
      <w:lvlText w:val="-"/>
      <w:lvlJc w:val="left"/>
      <w:pPr>
        <w:ind w:left="720" w:hanging="360"/>
      </w:pPr>
      <w:rPr>
        <w:rFonts w:ascii="Calibri" w:eastAsiaTheme="minorHAnsi" w:hAnsi="Calibri" w:cs="Calibri" w:hint="default"/>
        <w:lang w:val="en-G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0817D5"/>
    <w:multiLevelType w:val="hybridMultilevel"/>
    <w:tmpl w:val="FDC8A73A"/>
    <w:lvl w:ilvl="0" w:tplc="C562E750">
      <w:start w:val="4"/>
      <w:numFmt w:val="bullet"/>
      <w:lvlText w:val="-"/>
      <w:lvlJc w:val="left"/>
      <w:pPr>
        <w:ind w:left="720" w:hanging="360"/>
      </w:pPr>
      <w:rPr>
        <w:rFonts w:ascii="Calibri" w:eastAsiaTheme="minorHAnsi" w:hAnsi="Calibri" w:cs="Calibri" w:hint="default"/>
        <w:lang w:val="en-G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8C640F"/>
    <w:multiLevelType w:val="hybridMultilevel"/>
    <w:tmpl w:val="03BE1040"/>
    <w:lvl w:ilvl="0" w:tplc="AF46908E">
      <w:start w:val="1"/>
      <w:numFmt w:val="bullet"/>
      <w:lvlText w:val=""/>
      <w:lvlJc w:val="left"/>
      <w:pPr>
        <w:ind w:left="142" w:hanging="360"/>
      </w:pPr>
      <w:rPr>
        <w:rFonts w:ascii="Wingdings" w:eastAsiaTheme="minorHAnsi" w:hAnsi="Wingdings" w:cstheme="minorBidi" w:hint="default"/>
      </w:rPr>
    </w:lvl>
    <w:lvl w:ilvl="1" w:tplc="0C0A0003" w:tentative="1">
      <w:start w:val="1"/>
      <w:numFmt w:val="bullet"/>
      <w:lvlText w:val="o"/>
      <w:lvlJc w:val="left"/>
      <w:pPr>
        <w:ind w:left="862" w:hanging="360"/>
      </w:pPr>
      <w:rPr>
        <w:rFonts w:ascii="Courier New" w:hAnsi="Courier New" w:cs="Courier New" w:hint="default"/>
      </w:rPr>
    </w:lvl>
    <w:lvl w:ilvl="2" w:tplc="0C0A0005" w:tentative="1">
      <w:start w:val="1"/>
      <w:numFmt w:val="bullet"/>
      <w:lvlText w:val=""/>
      <w:lvlJc w:val="left"/>
      <w:pPr>
        <w:ind w:left="1582" w:hanging="360"/>
      </w:pPr>
      <w:rPr>
        <w:rFonts w:ascii="Wingdings" w:hAnsi="Wingdings" w:hint="default"/>
      </w:rPr>
    </w:lvl>
    <w:lvl w:ilvl="3" w:tplc="0C0A0001" w:tentative="1">
      <w:start w:val="1"/>
      <w:numFmt w:val="bullet"/>
      <w:lvlText w:val=""/>
      <w:lvlJc w:val="left"/>
      <w:pPr>
        <w:ind w:left="2302" w:hanging="360"/>
      </w:pPr>
      <w:rPr>
        <w:rFonts w:ascii="Symbol" w:hAnsi="Symbol" w:hint="default"/>
      </w:rPr>
    </w:lvl>
    <w:lvl w:ilvl="4" w:tplc="0C0A0003" w:tentative="1">
      <w:start w:val="1"/>
      <w:numFmt w:val="bullet"/>
      <w:lvlText w:val="o"/>
      <w:lvlJc w:val="left"/>
      <w:pPr>
        <w:ind w:left="3022" w:hanging="360"/>
      </w:pPr>
      <w:rPr>
        <w:rFonts w:ascii="Courier New" w:hAnsi="Courier New" w:cs="Courier New" w:hint="default"/>
      </w:rPr>
    </w:lvl>
    <w:lvl w:ilvl="5" w:tplc="0C0A0005" w:tentative="1">
      <w:start w:val="1"/>
      <w:numFmt w:val="bullet"/>
      <w:lvlText w:val=""/>
      <w:lvlJc w:val="left"/>
      <w:pPr>
        <w:ind w:left="3742" w:hanging="360"/>
      </w:pPr>
      <w:rPr>
        <w:rFonts w:ascii="Wingdings" w:hAnsi="Wingdings" w:hint="default"/>
      </w:rPr>
    </w:lvl>
    <w:lvl w:ilvl="6" w:tplc="0C0A0001" w:tentative="1">
      <w:start w:val="1"/>
      <w:numFmt w:val="bullet"/>
      <w:lvlText w:val=""/>
      <w:lvlJc w:val="left"/>
      <w:pPr>
        <w:ind w:left="4462" w:hanging="360"/>
      </w:pPr>
      <w:rPr>
        <w:rFonts w:ascii="Symbol" w:hAnsi="Symbol" w:hint="default"/>
      </w:rPr>
    </w:lvl>
    <w:lvl w:ilvl="7" w:tplc="0C0A0003" w:tentative="1">
      <w:start w:val="1"/>
      <w:numFmt w:val="bullet"/>
      <w:lvlText w:val="o"/>
      <w:lvlJc w:val="left"/>
      <w:pPr>
        <w:ind w:left="5182" w:hanging="360"/>
      </w:pPr>
      <w:rPr>
        <w:rFonts w:ascii="Courier New" w:hAnsi="Courier New" w:cs="Courier New" w:hint="default"/>
      </w:rPr>
    </w:lvl>
    <w:lvl w:ilvl="8" w:tplc="0C0A0005" w:tentative="1">
      <w:start w:val="1"/>
      <w:numFmt w:val="bullet"/>
      <w:lvlText w:val=""/>
      <w:lvlJc w:val="left"/>
      <w:pPr>
        <w:ind w:left="5902" w:hanging="360"/>
      </w:pPr>
      <w:rPr>
        <w:rFonts w:ascii="Wingdings" w:hAnsi="Wingdings" w:hint="default"/>
      </w:rPr>
    </w:lvl>
  </w:abstractNum>
  <w:abstractNum w:abstractNumId="4" w15:restartNumberingAfterBreak="0">
    <w:nsid w:val="0C4F5FFC"/>
    <w:multiLevelType w:val="hybridMultilevel"/>
    <w:tmpl w:val="40BAA980"/>
    <w:lvl w:ilvl="0" w:tplc="F0301EE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2C640B"/>
    <w:multiLevelType w:val="hybridMultilevel"/>
    <w:tmpl w:val="7100A1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032409"/>
    <w:multiLevelType w:val="hybridMultilevel"/>
    <w:tmpl w:val="7C3EBA9C"/>
    <w:lvl w:ilvl="0" w:tplc="F030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050A00"/>
    <w:multiLevelType w:val="hybridMultilevel"/>
    <w:tmpl w:val="B7A49640"/>
    <w:lvl w:ilvl="0" w:tplc="F0301EE6">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B766B8"/>
    <w:multiLevelType w:val="hybridMultilevel"/>
    <w:tmpl w:val="EEE670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18CF0249"/>
    <w:multiLevelType w:val="multilevel"/>
    <w:tmpl w:val="A77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E5EAC"/>
    <w:multiLevelType w:val="hybridMultilevel"/>
    <w:tmpl w:val="501E2346"/>
    <w:lvl w:ilvl="0" w:tplc="C562E750">
      <w:start w:val="4"/>
      <w:numFmt w:val="bullet"/>
      <w:lvlText w:val="-"/>
      <w:lvlJc w:val="left"/>
      <w:pPr>
        <w:ind w:left="720" w:hanging="360"/>
      </w:pPr>
      <w:rPr>
        <w:rFonts w:ascii="Calibri" w:eastAsiaTheme="minorHAnsi" w:hAnsi="Calibri" w:cs="Calibri" w:hint="default"/>
        <w:lang w:val="en-G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E8241D"/>
    <w:multiLevelType w:val="multilevel"/>
    <w:tmpl w:val="31F8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B0C70"/>
    <w:multiLevelType w:val="multilevel"/>
    <w:tmpl w:val="C26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7257B"/>
    <w:multiLevelType w:val="hybridMultilevel"/>
    <w:tmpl w:val="57CC9B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F21B15"/>
    <w:multiLevelType w:val="hybridMultilevel"/>
    <w:tmpl w:val="415817E8"/>
    <w:lvl w:ilvl="0" w:tplc="C562E750">
      <w:start w:val="4"/>
      <w:numFmt w:val="bullet"/>
      <w:lvlText w:val="-"/>
      <w:lvlJc w:val="left"/>
      <w:pPr>
        <w:ind w:left="720" w:hanging="360"/>
      </w:pPr>
      <w:rPr>
        <w:rFonts w:ascii="Calibri" w:eastAsiaTheme="minorHAnsi" w:hAnsi="Calibri" w:cs="Calibri" w:hint="default"/>
        <w:lang w:val="en-G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1B037D"/>
    <w:multiLevelType w:val="multilevel"/>
    <w:tmpl w:val="F27C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96A3C"/>
    <w:multiLevelType w:val="hybridMultilevel"/>
    <w:tmpl w:val="DBECA6C2"/>
    <w:lvl w:ilvl="0" w:tplc="11BCA742">
      <w:start w:val="1"/>
      <w:numFmt w:val="upperLetter"/>
      <w:lvlText w:val="%1)"/>
      <w:lvlJc w:val="left"/>
      <w:pPr>
        <w:ind w:left="720" w:hanging="360"/>
      </w:pPr>
      <w:rPr>
        <w:rFonts w:asciiTheme="minorHAnsi" w:eastAsiaTheme="minorHAnsi" w:hAnsiTheme="minorHAnsi" w:cstheme="minorBidi" w:hint="default"/>
        <w:b/>
        <w:bCs/>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E755F4"/>
    <w:multiLevelType w:val="hybridMultilevel"/>
    <w:tmpl w:val="85D8452A"/>
    <w:lvl w:ilvl="0" w:tplc="C562E750">
      <w:start w:val="4"/>
      <w:numFmt w:val="bullet"/>
      <w:lvlText w:val="-"/>
      <w:lvlJc w:val="left"/>
      <w:pPr>
        <w:ind w:left="708" w:hanging="360"/>
      </w:pPr>
      <w:rPr>
        <w:rFonts w:ascii="Calibri" w:eastAsiaTheme="minorHAnsi" w:hAnsi="Calibri" w:cs="Calibri" w:hint="default"/>
        <w:lang w:val="en-GB"/>
      </w:rPr>
    </w:lvl>
    <w:lvl w:ilvl="1" w:tplc="0C0A0003" w:tentative="1">
      <w:start w:val="1"/>
      <w:numFmt w:val="bullet"/>
      <w:lvlText w:val="o"/>
      <w:lvlJc w:val="left"/>
      <w:pPr>
        <w:ind w:left="1428" w:hanging="360"/>
      </w:pPr>
      <w:rPr>
        <w:rFonts w:ascii="Courier New" w:hAnsi="Courier New" w:cs="Courier New" w:hint="default"/>
      </w:rPr>
    </w:lvl>
    <w:lvl w:ilvl="2" w:tplc="0C0A0005" w:tentative="1">
      <w:start w:val="1"/>
      <w:numFmt w:val="bullet"/>
      <w:lvlText w:val=""/>
      <w:lvlJc w:val="left"/>
      <w:pPr>
        <w:ind w:left="2148" w:hanging="360"/>
      </w:pPr>
      <w:rPr>
        <w:rFonts w:ascii="Wingdings" w:hAnsi="Wingdings" w:hint="default"/>
      </w:rPr>
    </w:lvl>
    <w:lvl w:ilvl="3" w:tplc="0C0A0001" w:tentative="1">
      <w:start w:val="1"/>
      <w:numFmt w:val="bullet"/>
      <w:lvlText w:val=""/>
      <w:lvlJc w:val="left"/>
      <w:pPr>
        <w:ind w:left="2868" w:hanging="360"/>
      </w:pPr>
      <w:rPr>
        <w:rFonts w:ascii="Symbol" w:hAnsi="Symbol" w:hint="default"/>
      </w:rPr>
    </w:lvl>
    <w:lvl w:ilvl="4" w:tplc="0C0A0003" w:tentative="1">
      <w:start w:val="1"/>
      <w:numFmt w:val="bullet"/>
      <w:lvlText w:val="o"/>
      <w:lvlJc w:val="left"/>
      <w:pPr>
        <w:ind w:left="3588" w:hanging="360"/>
      </w:pPr>
      <w:rPr>
        <w:rFonts w:ascii="Courier New" w:hAnsi="Courier New" w:cs="Courier New" w:hint="default"/>
      </w:rPr>
    </w:lvl>
    <w:lvl w:ilvl="5" w:tplc="0C0A0005" w:tentative="1">
      <w:start w:val="1"/>
      <w:numFmt w:val="bullet"/>
      <w:lvlText w:val=""/>
      <w:lvlJc w:val="left"/>
      <w:pPr>
        <w:ind w:left="4308" w:hanging="360"/>
      </w:pPr>
      <w:rPr>
        <w:rFonts w:ascii="Wingdings" w:hAnsi="Wingdings" w:hint="default"/>
      </w:rPr>
    </w:lvl>
    <w:lvl w:ilvl="6" w:tplc="0C0A0001" w:tentative="1">
      <w:start w:val="1"/>
      <w:numFmt w:val="bullet"/>
      <w:lvlText w:val=""/>
      <w:lvlJc w:val="left"/>
      <w:pPr>
        <w:ind w:left="5028" w:hanging="360"/>
      </w:pPr>
      <w:rPr>
        <w:rFonts w:ascii="Symbol" w:hAnsi="Symbol" w:hint="default"/>
      </w:rPr>
    </w:lvl>
    <w:lvl w:ilvl="7" w:tplc="0C0A0003" w:tentative="1">
      <w:start w:val="1"/>
      <w:numFmt w:val="bullet"/>
      <w:lvlText w:val="o"/>
      <w:lvlJc w:val="left"/>
      <w:pPr>
        <w:ind w:left="5748" w:hanging="360"/>
      </w:pPr>
      <w:rPr>
        <w:rFonts w:ascii="Courier New" w:hAnsi="Courier New" w:cs="Courier New" w:hint="default"/>
      </w:rPr>
    </w:lvl>
    <w:lvl w:ilvl="8" w:tplc="0C0A0005" w:tentative="1">
      <w:start w:val="1"/>
      <w:numFmt w:val="bullet"/>
      <w:lvlText w:val=""/>
      <w:lvlJc w:val="left"/>
      <w:pPr>
        <w:ind w:left="6468" w:hanging="360"/>
      </w:pPr>
      <w:rPr>
        <w:rFonts w:ascii="Wingdings" w:hAnsi="Wingdings" w:hint="default"/>
      </w:rPr>
    </w:lvl>
  </w:abstractNum>
  <w:abstractNum w:abstractNumId="18" w15:restartNumberingAfterBreak="0">
    <w:nsid w:val="3953757F"/>
    <w:multiLevelType w:val="hybridMultilevel"/>
    <w:tmpl w:val="3B0454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C45B98"/>
    <w:multiLevelType w:val="hybridMultilevel"/>
    <w:tmpl w:val="549EA2DA"/>
    <w:lvl w:ilvl="0" w:tplc="C562E750">
      <w:start w:val="4"/>
      <w:numFmt w:val="bullet"/>
      <w:lvlText w:val="-"/>
      <w:lvlJc w:val="left"/>
      <w:pPr>
        <w:ind w:left="720" w:hanging="360"/>
      </w:pPr>
      <w:rPr>
        <w:rFonts w:ascii="Calibri" w:eastAsiaTheme="minorHAnsi" w:hAnsi="Calibri" w:cs="Calibri" w:hint="default"/>
        <w:lang w:val="en-G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7A64BF"/>
    <w:multiLevelType w:val="hybridMultilevel"/>
    <w:tmpl w:val="9C921C00"/>
    <w:lvl w:ilvl="0" w:tplc="C562E750">
      <w:start w:val="4"/>
      <w:numFmt w:val="bullet"/>
      <w:lvlText w:val="-"/>
      <w:lvlJc w:val="left"/>
      <w:pPr>
        <w:ind w:left="502" w:hanging="360"/>
      </w:pPr>
      <w:rPr>
        <w:rFonts w:ascii="Calibri" w:eastAsiaTheme="minorHAnsi" w:hAnsi="Calibri" w:cs="Calibri" w:hint="default"/>
        <w:lang w:val="en-GB"/>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1" w15:restartNumberingAfterBreak="0">
    <w:nsid w:val="3BA44D3E"/>
    <w:multiLevelType w:val="multilevel"/>
    <w:tmpl w:val="F91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44971"/>
    <w:multiLevelType w:val="hybridMultilevel"/>
    <w:tmpl w:val="A23074CE"/>
    <w:lvl w:ilvl="0" w:tplc="F6908F86">
      <w:start w:val="1"/>
      <w:numFmt w:val="bullet"/>
      <w:lvlText w:val="-"/>
      <w:lvlJc w:val="left"/>
      <w:pPr>
        <w:ind w:left="142" w:hanging="360"/>
      </w:pPr>
      <w:rPr>
        <w:rFonts w:ascii="Santander Text" w:eastAsiaTheme="minorHAnsi" w:hAnsi="Santander Text" w:cstheme="minorBidi" w:hint="default"/>
      </w:rPr>
    </w:lvl>
    <w:lvl w:ilvl="1" w:tplc="0C0A0003" w:tentative="1">
      <w:start w:val="1"/>
      <w:numFmt w:val="bullet"/>
      <w:lvlText w:val="o"/>
      <w:lvlJc w:val="left"/>
      <w:pPr>
        <w:ind w:left="862" w:hanging="360"/>
      </w:pPr>
      <w:rPr>
        <w:rFonts w:ascii="Courier New" w:hAnsi="Courier New" w:cs="Courier New" w:hint="default"/>
      </w:rPr>
    </w:lvl>
    <w:lvl w:ilvl="2" w:tplc="0C0A0005" w:tentative="1">
      <w:start w:val="1"/>
      <w:numFmt w:val="bullet"/>
      <w:lvlText w:val=""/>
      <w:lvlJc w:val="left"/>
      <w:pPr>
        <w:ind w:left="1582" w:hanging="360"/>
      </w:pPr>
      <w:rPr>
        <w:rFonts w:ascii="Wingdings" w:hAnsi="Wingdings" w:hint="default"/>
      </w:rPr>
    </w:lvl>
    <w:lvl w:ilvl="3" w:tplc="0C0A0001" w:tentative="1">
      <w:start w:val="1"/>
      <w:numFmt w:val="bullet"/>
      <w:lvlText w:val=""/>
      <w:lvlJc w:val="left"/>
      <w:pPr>
        <w:ind w:left="2302" w:hanging="360"/>
      </w:pPr>
      <w:rPr>
        <w:rFonts w:ascii="Symbol" w:hAnsi="Symbol" w:hint="default"/>
      </w:rPr>
    </w:lvl>
    <w:lvl w:ilvl="4" w:tplc="0C0A0003" w:tentative="1">
      <w:start w:val="1"/>
      <w:numFmt w:val="bullet"/>
      <w:lvlText w:val="o"/>
      <w:lvlJc w:val="left"/>
      <w:pPr>
        <w:ind w:left="3022" w:hanging="360"/>
      </w:pPr>
      <w:rPr>
        <w:rFonts w:ascii="Courier New" w:hAnsi="Courier New" w:cs="Courier New" w:hint="default"/>
      </w:rPr>
    </w:lvl>
    <w:lvl w:ilvl="5" w:tplc="0C0A0005" w:tentative="1">
      <w:start w:val="1"/>
      <w:numFmt w:val="bullet"/>
      <w:lvlText w:val=""/>
      <w:lvlJc w:val="left"/>
      <w:pPr>
        <w:ind w:left="3742" w:hanging="360"/>
      </w:pPr>
      <w:rPr>
        <w:rFonts w:ascii="Wingdings" w:hAnsi="Wingdings" w:hint="default"/>
      </w:rPr>
    </w:lvl>
    <w:lvl w:ilvl="6" w:tplc="0C0A0001" w:tentative="1">
      <w:start w:val="1"/>
      <w:numFmt w:val="bullet"/>
      <w:lvlText w:val=""/>
      <w:lvlJc w:val="left"/>
      <w:pPr>
        <w:ind w:left="4462" w:hanging="360"/>
      </w:pPr>
      <w:rPr>
        <w:rFonts w:ascii="Symbol" w:hAnsi="Symbol" w:hint="default"/>
      </w:rPr>
    </w:lvl>
    <w:lvl w:ilvl="7" w:tplc="0C0A0003" w:tentative="1">
      <w:start w:val="1"/>
      <w:numFmt w:val="bullet"/>
      <w:lvlText w:val="o"/>
      <w:lvlJc w:val="left"/>
      <w:pPr>
        <w:ind w:left="5182" w:hanging="360"/>
      </w:pPr>
      <w:rPr>
        <w:rFonts w:ascii="Courier New" w:hAnsi="Courier New" w:cs="Courier New" w:hint="default"/>
      </w:rPr>
    </w:lvl>
    <w:lvl w:ilvl="8" w:tplc="0C0A0005" w:tentative="1">
      <w:start w:val="1"/>
      <w:numFmt w:val="bullet"/>
      <w:lvlText w:val=""/>
      <w:lvlJc w:val="left"/>
      <w:pPr>
        <w:ind w:left="5902" w:hanging="360"/>
      </w:pPr>
      <w:rPr>
        <w:rFonts w:ascii="Wingdings" w:hAnsi="Wingdings" w:hint="default"/>
      </w:rPr>
    </w:lvl>
  </w:abstractNum>
  <w:abstractNum w:abstractNumId="23" w15:restartNumberingAfterBreak="0">
    <w:nsid w:val="506E6042"/>
    <w:multiLevelType w:val="hybridMultilevel"/>
    <w:tmpl w:val="1310B2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613173"/>
    <w:multiLevelType w:val="multilevel"/>
    <w:tmpl w:val="3EFEF790"/>
    <w:lvl w:ilvl="0">
      <w:start w:val="1"/>
      <w:numFmt w:val="decimal"/>
      <w:pStyle w:val="Ttulo1"/>
      <w:lvlText w:val="%1"/>
      <w:lvlJc w:val="left"/>
      <w:pPr>
        <w:ind w:left="432" w:hanging="432"/>
      </w:pPr>
    </w:lvl>
    <w:lvl w:ilvl="1">
      <w:start w:val="1"/>
      <w:numFmt w:val="decimal"/>
      <w:pStyle w:val="Ttulo2"/>
      <w:lvlText w:val="%1.%2"/>
      <w:lvlJc w:val="left"/>
      <w:pPr>
        <w:ind w:left="576" w:hanging="576"/>
      </w:pPr>
      <w:rPr>
        <w:lang w:val="en-US"/>
      </w:rPr>
    </w:lvl>
    <w:lvl w:ilvl="2">
      <w:start w:val="1"/>
      <w:numFmt w:val="decimal"/>
      <w:pStyle w:val="Ttulo3"/>
      <w:lvlText w:val="%1.%2.%3"/>
      <w:lvlJc w:val="left"/>
      <w:pPr>
        <w:ind w:left="862" w:hanging="720"/>
      </w:pPr>
    </w:lvl>
    <w:lvl w:ilvl="3">
      <w:start w:val="1"/>
      <w:numFmt w:val="decimal"/>
      <w:pStyle w:val="Ttulo4"/>
      <w:lvlText w:val="%1.%2.%3.%4"/>
      <w:lvlJc w:val="left"/>
      <w:pPr>
        <w:ind w:left="864" w:hanging="864"/>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1BB2F6F"/>
    <w:multiLevelType w:val="hybridMultilevel"/>
    <w:tmpl w:val="FCB2F2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1F44ACD"/>
    <w:multiLevelType w:val="hybridMultilevel"/>
    <w:tmpl w:val="9A0C66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2DD2638"/>
    <w:multiLevelType w:val="hybridMultilevel"/>
    <w:tmpl w:val="D0F00A82"/>
    <w:lvl w:ilvl="0" w:tplc="4970D334">
      <w:start w:val="1"/>
      <w:numFmt w:val="bullet"/>
      <w:lvlText w:val=""/>
      <w:lvlJc w:val="left"/>
      <w:pPr>
        <w:ind w:left="2136" w:hanging="360"/>
      </w:pPr>
      <w:rPr>
        <w:rFonts w:ascii="Wingdings" w:hAnsi="Wingdings"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8" w15:restartNumberingAfterBreak="0">
    <w:nsid w:val="55AE4158"/>
    <w:multiLevelType w:val="hybridMultilevel"/>
    <w:tmpl w:val="07D0F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5E86D4E"/>
    <w:multiLevelType w:val="multilevel"/>
    <w:tmpl w:val="4C18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A4770"/>
    <w:multiLevelType w:val="hybridMultilevel"/>
    <w:tmpl w:val="98743CF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1" w15:restartNumberingAfterBreak="0">
    <w:nsid w:val="59A26857"/>
    <w:multiLevelType w:val="hybridMultilevel"/>
    <w:tmpl w:val="1F6E4896"/>
    <w:lvl w:ilvl="0" w:tplc="F4C6FAC6">
      <w:start w:val="2"/>
      <w:numFmt w:val="bullet"/>
      <w:lvlText w:val="-"/>
      <w:lvlJc w:val="left"/>
      <w:pPr>
        <w:ind w:left="360" w:hanging="360"/>
      </w:pPr>
      <w:rPr>
        <w:rFonts w:ascii="Santander Text" w:eastAsiaTheme="minorHAnsi" w:hAnsi="Santander Text" w:cstheme="minorBidi"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32" w15:restartNumberingAfterBreak="0">
    <w:nsid w:val="5B423781"/>
    <w:multiLevelType w:val="hybridMultilevel"/>
    <w:tmpl w:val="FD703C72"/>
    <w:lvl w:ilvl="0" w:tplc="F0301EE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049257F"/>
    <w:multiLevelType w:val="hybridMultilevel"/>
    <w:tmpl w:val="80EA373A"/>
    <w:lvl w:ilvl="0" w:tplc="0C0A0003">
      <w:start w:val="1"/>
      <w:numFmt w:val="bullet"/>
      <w:lvlText w:val="o"/>
      <w:lvlJc w:val="left"/>
      <w:pPr>
        <w:ind w:left="1440" w:hanging="360"/>
      </w:pPr>
      <w:rPr>
        <w:rFonts w:ascii="Courier New" w:hAnsi="Courier New" w:cs="Courier New"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4" w15:restartNumberingAfterBreak="0">
    <w:nsid w:val="654C6531"/>
    <w:multiLevelType w:val="multilevel"/>
    <w:tmpl w:val="9D7E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97336"/>
    <w:multiLevelType w:val="hybridMultilevel"/>
    <w:tmpl w:val="0D6A01A4"/>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6" w15:restartNumberingAfterBreak="0">
    <w:nsid w:val="72DF1FE4"/>
    <w:multiLevelType w:val="hybridMultilevel"/>
    <w:tmpl w:val="3684CB90"/>
    <w:lvl w:ilvl="0" w:tplc="C562E750">
      <w:start w:val="4"/>
      <w:numFmt w:val="bullet"/>
      <w:lvlText w:val="-"/>
      <w:lvlJc w:val="left"/>
      <w:pPr>
        <w:ind w:left="720" w:hanging="360"/>
      </w:pPr>
      <w:rPr>
        <w:rFonts w:ascii="Calibri" w:eastAsiaTheme="minorHAnsi" w:hAnsi="Calibri" w:cs="Calibri" w:hint="default"/>
        <w:lang w:val="en-G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2F62712"/>
    <w:multiLevelType w:val="hybridMultilevel"/>
    <w:tmpl w:val="9D5A27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3A558CF"/>
    <w:multiLevelType w:val="hybridMultilevel"/>
    <w:tmpl w:val="959C267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4104E3B"/>
    <w:multiLevelType w:val="multilevel"/>
    <w:tmpl w:val="CBE24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A551F"/>
    <w:multiLevelType w:val="hybridMultilevel"/>
    <w:tmpl w:val="9FE0D7D4"/>
    <w:lvl w:ilvl="0" w:tplc="C562E750">
      <w:start w:val="4"/>
      <w:numFmt w:val="bullet"/>
      <w:lvlText w:val="-"/>
      <w:lvlJc w:val="left"/>
      <w:pPr>
        <w:ind w:left="720" w:hanging="360"/>
      </w:pPr>
      <w:rPr>
        <w:rFonts w:ascii="Calibri" w:eastAsiaTheme="minorHAnsi" w:hAnsi="Calibri" w:cs="Calibri" w:hint="default"/>
        <w:lang w:val="en-G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C727B2C"/>
    <w:multiLevelType w:val="hybridMultilevel"/>
    <w:tmpl w:val="12B87DCA"/>
    <w:lvl w:ilvl="0" w:tplc="C562E750">
      <w:start w:val="4"/>
      <w:numFmt w:val="bullet"/>
      <w:lvlText w:val="-"/>
      <w:lvlJc w:val="left"/>
      <w:pPr>
        <w:ind w:left="360" w:hanging="360"/>
      </w:pPr>
      <w:rPr>
        <w:rFonts w:ascii="Calibri" w:eastAsiaTheme="minorHAnsi" w:hAnsi="Calibri" w:cs="Calibri" w:hint="default"/>
        <w:lang w:val="en-G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664159521">
    <w:abstractNumId w:val="1"/>
  </w:num>
  <w:num w:numId="2" w16cid:durableId="701049836">
    <w:abstractNumId w:val="5"/>
  </w:num>
  <w:num w:numId="3" w16cid:durableId="1852136802">
    <w:abstractNumId w:val="24"/>
  </w:num>
  <w:num w:numId="4" w16cid:durableId="158082079">
    <w:abstractNumId w:val="37"/>
  </w:num>
  <w:num w:numId="5" w16cid:durableId="1050692909">
    <w:abstractNumId w:val="13"/>
  </w:num>
  <w:num w:numId="6" w16cid:durableId="121703426">
    <w:abstractNumId w:val="17"/>
  </w:num>
  <w:num w:numId="7" w16cid:durableId="197283451">
    <w:abstractNumId w:val="28"/>
  </w:num>
  <w:num w:numId="8" w16cid:durableId="243149326">
    <w:abstractNumId w:val="35"/>
  </w:num>
  <w:num w:numId="9" w16cid:durableId="713433376">
    <w:abstractNumId w:val="32"/>
  </w:num>
  <w:num w:numId="10" w16cid:durableId="465977996">
    <w:abstractNumId w:val="6"/>
  </w:num>
  <w:num w:numId="11" w16cid:durableId="417941186">
    <w:abstractNumId w:val="7"/>
  </w:num>
  <w:num w:numId="12" w16cid:durableId="984548729">
    <w:abstractNumId w:val="4"/>
  </w:num>
  <w:num w:numId="13" w16cid:durableId="1328170492">
    <w:abstractNumId w:val="18"/>
  </w:num>
  <w:num w:numId="14" w16cid:durableId="1587959279">
    <w:abstractNumId w:val="0"/>
  </w:num>
  <w:num w:numId="15" w16cid:durableId="1945110768">
    <w:abstractNumId w:val="14"/>
  </w:num>
  <w:num w:numId="16" w16cid:durableId="1180195904">
    <w:abstractNumId w:val="27"/>
  </w:num>
  <w:num w:numId="17" w16cid:durableId="1135297410">
    <w:abstractNumId w:val="33"/>
  </w:num>
  <w:num w:numId="18" w16cid:durableId="1052968010">
    <w:abstractNumId w:val="16"/>
  </w:num>
  <w:num w:numId="19" w16cid:durableId="1137920602">
    <w:abstractNumId w:val="30"/>
  </w:num>
  <w:num w:numId="20" w16cid:durableId="2126263995">
    <w:abstractNumId w:val="8"/>
  </w:num>
  <w:num w:numId="21" w16cid:durableId="672537831">
    <w:abstractNumId w:val="38"/>
  </w:num>
  <w:num w:numId="22" w16cid:durableId="2135899962">
    <w:abstractNumId w:val="24"/>
  </w:num>
  <w:num w:numId="23" w16cid:durableId="1009526963">
    <w:abstractNumId w:val="24"/>
  </w:num>
  <w:num w:numId="24" w16cid:durableId="1580141124">
    <w:abstractNumId w:val="2"/>
  </w:num>
  <w:num w:numId="25" w16cid:durableId="1504932042">
    <w:abstractNumId w:val="19"/>
  </w:num>
  <w:num w:numId="26" w16cid:durableId="1880817943">
    <w:abstractNumId w:val="36"/>
  </w:num>
  <w:num w:numId="27" w16cid:durableId="195966261">
    <w:abstractNumId w:val="40"/>
  </w:num>
  <w:num w:numId="28" w16cid:durableId="1900506819">
    <w:abstractNumId w:val="22"/>
  </w:num>
  <w:num w:numId="29" w16cid:durableId="1962027432">
    <w:abstractNumId w:val="3"/>
  </w:num>
  <w:num w:numId="30" w16cid:durableId="1229068900">
    <w:abstractNumId w:val="10"/>
  </w:num>
  <w:num w:numId="31" w16cid:durableId="535585379">
    <w:abstractNumId w:val="24"/>
  </w:num>
  <w:num w:numId="32" w16cid:durableId="717432291">
    <w:abstractNumId w:val="20"/>
  </w:num>
  <w:num w:numId="33" w16cid:durableId="1780829267">
    <w:abstractNumId w:val="31"/>
  </w:num>
  <w:num w:numId="34" w16cid:durableId="255596561">
    <w:abstractNumId w:val="41"/>
  </w:num>
  <w:num w:numId="35" w16cid:durableId="1447235706">
    <w:abstractNumId w:val="23"/>
  </w:num>
  <w:num w:numId="36" w16cid:durableId="778989380">
    <w:abstractNumId w:val="26"/>
  </w:num>
  <w:num w:numId="37" w16cid:durableId="601038694">
    <w:abstractNumId w:val="29"/>
  </w:num>
  <w:num w:numId="38" w16cid:durableId="1519541481">
    <w:abstractNumId w:val="15"/>
  </w:num>
  <w:num w:numId="39" w16cid:durableId="1688867591">
    <w:abstractNumId w:val="11"/>
  </w:num>
  <w:num w:numId="40" w16cid:durableId="42944157">
    <w:abstractNumId w:val="9"/>
  </w:num>
  <w:num w:numId="41" w16cid:durableId="969363944">
    <w:abstractNumId w:val="21"/>
  </w:num>
  <w:num w:numId="42" w16cid:durableId="2139688526">
    <w:abstractNumId w:val="34"/>
  </w:num>
  <w:num w:numId="43" w16cid:durableId="987126420">
    <w:abstractNumId w:val="39"/>
  </w:num>
  <w:num w:numId="44" w16cid:durableId="1843660745">
    <w:abstractNumId w:val="12"/>
  </w:num>
  <w:num w:numId="45" w16cid:durableId="395710109">
    <w:abstractNumId w:val="25"/>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ebana Lopez Ines">
    <w15:presenceInfo w15:providerId="AD" w15:userId="S::n109547@eu.santanderconsumer.com::1e50faf2-8e5c-4d0d-8d43-e30587e6283a"/>
  </w15:person>
  <w15:person w15:author="Rodriguez Martinez Beatriz">
    <w15:presenceInfo w15:providerId="AD" w15:userId="S::n630985@es.santanderconsumer.com::e2cb7681-b02d-493c-9403-320e5f04fb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a-DK"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BCD"/>
    <w:rsid w:val="00000229"/>
    <w:rsid w:val="00000405"/>
    <w:rsid w:val="000020EC"/>
    <w:rsid w:val="00002AFE"/>
    <w:rsid w:val="00004149"/>
    <w:rsid w:val="000044A8"/>
    <w:rsid w:val="00004892"/>
    <w:rsid w:val="000048FA"/>
    <w:rsid w:val="00004AAE"/>
    <w:rsid w:val="00005ADB"/>
    <w:rsid w:val="0001042F"/>
    <w:rsid w:val="0001151F"/>
    <w:rsid w:val="00011545"/>
    <w:rsid w:val="00011650"/>
    <w:rsid w:val="000121C2"/>
    <w:rsid w:val="00014B7E"/>
    <w:rsid w:val="0001757E"/>
    <w:rsid w:val="000217C9"/>
    <w:rsid w:val="00022C79"/>
    <w:rsid w:val="000239FA"/>
    <w:rsid w:val="00023DF4"/>
    <w:rsid w:val="00025B18"/>
    <w:rsid w:val="00026267"/>
    <w:rsid w:val="00026548"/>
    <w:rsid w:val="00026A2C"/>
    <w:rsid w:val="00026F22"/>
    <w:rsid w:val="00027041"/>
    <w:rsid w:val="00027453"/>
    <w:rsid w:val="00027689"/>
    <w:rsid w:val="00027722"/>
    <w:rsid w:val="000279DD"/>
    <w:rsid w:val="00030042"/>
    <w:rsid w:val="00030D2E"/>
    <w:rsid w:val="00032C95"/>
    <w:rsid w:val="00033358"/>
    <w:rsid w:val="000334FA"/>
    <w:rsid w:val="00034696"/>
    <w:rsid w:val="00034C95"/>
    <w:rsid w:val="00035D2E"/>
    <w:rsid w:val="00036462"/>
    <w:rsid w:val="0003732D"/>
    <w:rsid w:val="000403E4"/>
    <w:rsid w:val="00040437"/>
    <w:rsid w:val="00043371"/>
    <w:rsid w:val="00043452"/>
    <w:rsid w:val="00043BD6"/>
    <w:rsid w:val="000445CF"/>
    <w:rsid w:val="0004492C"/>
    <w:rsid w:val="0004510A"/>
    <w:rsid w:val="000451D7"/>
    <w:rsid w:val="0004688F"/>
    <w:rsid w:val="00047C84"/>
    <w:rsid w:val="0005087F"/>
    <w:rsid w:val="00051CF1"/>
    <w:rsid w:val="00051FD7"/>
    <w:rsid w:val="000521FF"/>
    <w:rsid w:val="00053533"/>
    <w:rsid w:val="00053AF0"/>
    <w:rsid w:val="00054699"/>
    <w:rsid w:val="0005472B"/>
    <w:rsid w:val="00055C86"/>
    <w:rsid w:val="00055D2A"/>
    <w:rsid w:val="00055E79"/>
    <w:rsid w:val="0005608B"/>
    <w:rsid w:val="00056B74"/>
    <w:rsid w:val="00056C37"/>
    <w:rsid w:val="000573C4"/>
    <w:rsid w:val="0005795D"/>
    <w:rsid w:val="00057FB2"/>
    <w:rsid w:val="000603A8"/>
    <w:rsid w:val="000603F8"/>
    <w:rsid w:val="00061B23"/>
    <w:rsid w:val="00062CF0"/>
    <w:rsid w:val="000649AE"/>
    <w:rsid w:val="00064F35"/>
    <w:rsid w:val="00064FAA"/>
    <w:rsid w:val="000669D8"/>
    <w:rsid w:val="00066D7F"/>
    <w:rsid w:val="00067900"/>
    <w:rsid w:val="00067F64"/>
    <w:rsid w:val="00070753"/>
    <w:rsid w:val="000737FB"/>
    <w:rsid w:val="00075B39"/>
    <w:rsid w:val="0008345D"/>
    <w:rsid w:val="00083F9C"/>
    <w:rsid w:val="00085BE3"/>
    <w:rsid w:val="00086539"/>
    <w:rsid w:val="00087BC9"/>
    <w:rsid w:val="00092914"/>
    <w:rsid w:val="000949BF"/>
    <w:rsid w:val="000950DF"/>
    <w:rsid w:val="0009692C"/>
    <w:rsid w:val="00096C37"/>
    <w:rsid w:val="00097951"/>
    <w:rsid w:val="00097B27"/>
    <w:rsid w:val="000A196F"/>
    <w:rsid w:val="000A1C19"/>
    <w:rsid w:val="000A3383"/>
    <w:rsid w:val="000A410F"/>
    <w:rsid w:val="000A5156"/>
    <w:rsid w:val="000A52AC"/>
    <w:rsid w:val="000A57E0"/>
    <w:rsid w:val="000A5B29"/>
    <w:rsid w:val="000B1122"/>
    <w:rsid w:val="000B1903"/>
    <w:rsid w:val="000B2BEC"/>
    <w:rsid w:val="000B33D5"/>
    <w:rsid w:val="000B444F"/>
    <w:rsid w:val="000B5B7F"/>
    <w:rsid w:val="000B6616"/>
    <w:rsid w:val="000B675F"/>
    <w:rsid w:val="000B6BDF"/>
    <w:rsid w:val="000B6FC0"/>
    <w:rsid w:val="000C0384"/>
    <w:rsid w:val="000C0FFD"/>
    <w:rsid w:val="000C111C"/>
    <w:rsid w:val="000C1C6B"/>
    <w:rsid w:val="000C1FDA"/>
    <w:rsid w:val="000C2601"/>
    <w:rsid w:val="000C261B"/>
    <w:rsid w:val="000C3070"/>
    <w:rsid w:val="000C3561"/>
    <w:rsid w:val="000C3A8D"/>
    <w:rsid w:val="000C3D99"/>
    <w:rsid w:val="000C4804"/>
    <w:rsid w:val="000C5C7F"/>
    <w:rsid w:val="000C5CE9"/>
    <w:rsid w:val="000C6B73"/>
    <w:rsid w:val="000C6DF2"/>
    <w:rsid w:val="000C6F91"/>
    <w:rsid w:val="000D1215"/>
    <w:rsid w:val="000D1D9C"/>
    <w:rsid w:val="000D2169"/>
    <w:rsid w:val="000D24C4"/>
    <w:rsid w:val="000D3B78"/>
    <w:rsid w:val="000D3D5A"/>
    <w:rsid w:val="000D4E3D"/>
    <w:rsid w:val="000D6D94"/>
    <w:rsid w:val="000D7092"/>
    <w:rsid w:val="000E426E"/>
    <w:rsid w:val="000E5CBE"/>
    <w:rsid w:val="000E5D29"/>
    <w:rsid w:val="000E73B6"/>
    <w:rsid w:val="000E761F"/>
    <w:rsid w:val="000F151B"/>
    <w:rsid w:val="000F1F1A"/>
    <w:rsid w:val="000F3689"/>
    <w:rsid w:val="000F3B44"/>
    <w:rsid w:val="000F3C06"/>
    <w:rsid w:val="000F400C"/>
    <w:rsid w:val="000F4BBC"/>
    <w:rsid w:val="000F7421"/>
    <w:rsid w:val="000F78C9"/>
    <w:rsid w:val="001004D2"/>
    <w:rsid w:val="00103354"/>
    <w:rsid w:val="00103625"/>
    <w:rsid w:val="00103E10"/>
    <w:rsid w:val="00105650"/>
    <w:rsid w:val="00106F35"/>
    <w:rsid w:val="00107365"/>
    <w:rsid w:val="001077A2"/>
    <w:rsid w:val="001107E5"/>
    <w:rsid w:val="00110D2C"/>
    <w:rsid w:val="0011111D"/>
    <w:rsid w:val="00112546"/>
    <w:rsid w:val="00112A16"/>
    <w:rsid w:val="00112B04"/>
    <w:rsid w:val="001134CF"/>
    <w:rsid w:val="00113531"/>
    <w:rsid w:val="00113A9A"/>
    <w:rsid w:val="00113C5E"/>
    <w:rsid w:val="00113CE2"/>
    <w:rsid w:val="00113D56"/>
    <w:rsid w:val="001144B0"/>
    <w:rsid w:val="00114EC1"/>
    <w:rsid w:val="001160C3"/>
    <w:rsid w:val="001160EF"/>
    <w:rsid w:val="00116CF4"/>
    <w:rsid w:val="00116D8E"/>
    <w:rsid w:val="00116EEB"/>
    <w:rsid w:val="00117403"/>
    <w:rsid w:val="00117CFD"/>
    <w:rsid w:val="00117D22"/>
    <w:rsid w:val="00121CA8"/>
    <w:rsid w:val="001221B2"/>
    <w:rsid w:val="001225CB"/>
    <w:rsid w:val="00123027"/>
    <w:rsid w:val="00124E68"/>
    <w:rsid w:val="0012710C"/>
    <w:rsid w:val="001302D5"/>
    <w:rsid w:val="00131237"/>
    <w:rsid w:val="00131B9E"/>
    <w:rsid w:val="00131D82"/>
    <w:rsid w:val="00132414"/>
    <w:rsid w:val="00133672"/>
    <w:rsid w:val="001341EF"/>
    <w:rsid w:val="00134208"/>
    <w:rsid w:val="00134B36"/>
    <w:rsid w:val="00135C4E"/>
    <w:rsid w:val="0013616C"/>
    <w:rsid w:val="00136761"/>
    <w:rsid w:val="00137FAE"/>
    <w:rsid w:val="001405AD"/>
    <w:rsid w:val="00140EBA"/>
    <w:rsid w:val="001428DE"/>
    <w:rsid w:val="00144AF3"/>
    <w:rsid w:val="00144EAD"/>
    <w:rsid w:val="001451AB"/>
    <w:rsid w:val="00145400"/>
    <w:rsid w:val="00145810"/>
    <w:rsid w:val="00145D73"/>
    <w:rsid w:val="0014683E"/>
    <w:rsid w:val="00146F39"/>
    <w:rsid w:val="001476C6"/>
    <w:rsid w:val="0015049B"/>
    <w:rsid w:val="00150B79"/>
    <w:rsid w:val="00151B65"/>
    <w:rsid w:val="00151F34"/>
    <w:rsid w:val="00151F97"/>
    <w:rsid w:val="00152588"/>
    <w:rsid w:val="00152DE9"/>
    <w:rsid w:val="00152F65"/>
    <w:rsid w:val="001534C5"/>
    <w:rsid w:val="001547F6"/>
    <w:rsid w:val="00154B0B"/>
    <w:rsid w:val="00154F2B"/>
    <w:rsid w:val="00155443"/>
    <w:rsid w:val="00156A6F"/>
    <w:rsid w:val="0016155B"/>
    <w:rsid w:val="00161623"/>
    <w:rsid w:val="001626F6"/>
    <w:rsid w:val="00164A68"/>
    <w:rsid w:val="00165279"/>
    <w:rsid w:val="001664F9"/>
    <w:rsid w:val="001669AB"/>
    <w:rsid w:val="001720A1"/>
    <w:rsid w:val="001724F0"/>
    <w:rsid w:val="00172B11"/>
    <w:rsid w:val="00172DD5"/>
    <w:rsid w:val="00173278"/>
    <w:rsid w:val="00173C44"/>
    <w:rsid w:val="00173D86"/>
    <w:rsid w:val="0017443D"/>
    <w:rsid w:val="00174CAB"/>
    <w:rsid w:val="0017630D"/>
    <w:rsid w:val="00176B7E"/>
    <w:rsid w:val="00177803"/>
    <w:rsid w:val="0018049B"/>
    <w:rsid w:val="00181A99"/>
    <w:rsid w:val="00181C60"/>
    <w:rsid w:val="00181F31"/>
    <w:rsid w:val="00182F29"/>
    <w:rsid w:val="001836FF"/>
    <w:rsid w:val="00184EF0"/>
    <w:rsid w:val="00184F76"/>
    <w:rsid w:val="00185590"/>
    <w:rsid w:val="00186B2D"/>
    <w:rsid w:val="0019063B"/>
    <w:rsid w:val="001918F5"/>
    <w:rsid w:val="0019287F"/>
    <w:rsid w:val="00193ABF"/>
    <w:rsid w:val="00194C66"/>
    <w:rsid w:val="00195659"/>
    <w:rsid w:val="00196B05"/>
    <w:rsid w:val="001A0257"/>
    <w:rsid w:val="001A0859"/>
    <w:rsid w:val="001A1F3F"/>
    <w:rsid w:val="001A26DE"/>
    <w:rsid w:val="001A3D47"/>
    <w:rsid w:val="001A40D5"/>
    <w:rsid w:val="001A4520"/>
    <w:rsid w:val="001A75C7"/>
    <w:rsid w:val="001B0116"/>
    <w:rsid w:val="001B05B2"/>
    <w:rsid w:val="001B2545"/>
    <w:rsid w:val="001B4F31"/>
    <w:rsid w:val="001B60C9"/>
    <w:rsid w:val="001B6895"/>
    <w:rsid w:val="001B7535"/>
    <w:rsid w:val="001B7CD0"/>
    <w:rsid w:val="001C1D76"/>
    <w:rsid w:val="001C22FB"/>
    <w:rsid w:val="001C6AAF"/>
    <w:rsid w:val="001D0179"/>
    <w:rsid w:val="001D0D68"/>
    <w:rsid w:val="001D10EA"/>
    <w:rsid w:val="001D2601"/>
    <w:rsid w:val="001D291E"/>
    <w:rsid w:val="001D57B0"/>
    <w:rsid w:val="001D5D12"/>
    <w:rsid w:val="001D7904"/>
    <w:rsid w:val="001E04A6"/>
    <w:rsid w:val="001E0C29"/>
    <w:rsid w:val="001E18D2"/>
    <w:rsid w:val="001E27D7"/>
    <w:rsid w:val="001E3219"/>
    <w:rsid w:val="001E3F34"/>
    <w:rsid w:val="001E424E"/>
    <w:rsid w:val="001E4410"/>
    <w:rsid w:val="001E47B0"/>
    <w:rsid w:val="001E5531"/>
    <w:rsid w:val="001E674C"/>
    <w:rsid w:val="001E69C3"/>
    <w:rsid w:val="001F0A05"/>
    <w:rsid w:val="001F14E9"/>
    <w:rsid w:val="001F1C47"/>
    <w:rsid w:val="001F3088"/>
    <w:rsid w:val="001F4C0D"/>
    <w:rsid w:val="001F5982"/>
    <w:rsid w:val="001F5BA9"/>
    <w:rsid w:val="001F5FED"/>
    <w:rsid w:val="001F718E"/>
    <w:rsid w:val="001F7970"/>
    <w:rsid w:val="001F7F8D"/>
    <w:rsid w:val="00200270"/>
    <w:rsid w:val="00200439"/>
    <w:rsid w:val="00200471"/>
    <w:rsid w:val="0020376F"/>
    <w:rsid w:val="00203920"/>
    <w:rsid w:val="00203CCE"/>
    <w:rsid w:val="00203CDB"/>
    <w:rsid w:val="00205950"/>
    <w:rsid w:val="002067B2"/>
    <w:rsid w:val="0020696E"/>
    <w:rsid w:val="0020727E"/>
    <w:rsid w:val="00207650"/>
    <w:rsid w:val="00207BEA"/>
    <w:rsid w:val="002106A1"/>
    <w:rsid w:val="0021105A"/>
    <w:rsid w:val="00211C97"/>
    <w:rsid w:val="0021423E"/>
    <w:rsid w:val="00214A85"/>
    <w:rsid w:val="00214D63"/>
    <w:rsid w:val="002156F6"/>
    <w:rsid w:val="00216101"/>
    <w:rsid w:val="00217696"/>
    <w:rsid w:val="00217863"/>
    <w:rsid w:val="002212DE"/>
    <w:rsid w:val="002214D0"/>
    <w:rsid w:val="00221C39"/>
    <w:rsid w:val="0022230A"/>
    <w:rsid w:val="00222317"/>
    <w:rsid w:val="0022295E"/>
    <w:rsid w:val="00224E75"/>
    <w:rsid w:val="00225EAC"/>
    <w:rsid w:val="0022653A"/>
    <w:rsid w:val="00226604"/>
    <w:rsid w:val="00227C35"/>
    <w:rsid w:val="002306D9"/>
    <w:rsid w:val="00230A96"/>
    <w:rsid w:val="002312A7"/>
    <w:rsid w:val="0023229D"/>
    <w:rsid w:val="0023241F"/>
    <w:rsid w:val="00232603"/>
    <w:rsid w:val="002326D2"/>
    <w:rsid w:val="00232D8C"/>
    <w:rsid w:val="00232F63"/>
    <w:rsid w:val="002358C2"/>
    <w:rsid w:val="002361AD"/>
    <w:rsid w:val="00236709"/>
    <w:rsid w:val="0024109D"/>
    <w:rsid w:val="00242945"/>
    <w:rsid w:val="00242C91"/>
    <w:rsid w:val="00245786"/>
    <w:rsid w:val="00245CF4"/>
    <w:rsid w:val="0024686B"/>
    <w:rsid w:val="0025049F"/>
    <w:rsid w:val="00250EC4"/>
    <w:rsid w:val="002516DF"/>
    <w:rsid w:val="00251CAA"/>
    <w:rsid w:val="002523F2"/>
    <w:rsid w:val="00252DD1"/>
    <w:rsid w:val="00254CBB"/>
    <w:rsid w:val="002574A8"/>
    <w:rsid w:val="00263936"/>
    <w:rsid w:val="002639FD"/>
    <w:rsid w:val="002647A3"/>
    <w:rsid w:val="00264838"/>
    <w:rsid w:val="00264D8B"/>
    <w:rsid w:val="00265164"/>
    <w:rsid w:val="00266C76"/>
    <w:rsid w:val="00266D75"/>
    <w:rsid w:val="002712AA"/>
    <w:rsid w:val="002718DD"/>
    <w:rsid w:val="00271912"/>
    <w:rsid w:val="00271A26"/>
    <w:rsid w:val="00271FE9"/>
    <w:rsid w:val="00272F68"/>
    <w:rsid w:val="00274948"/>
    <w:rsid w:val="00275E93"/>
    <w:rsid w:val="002767C5"/>
    <w:rsid w:val="00277D1D"/>
    <w:rsid w:val="002804E4"/>
    <w:rsid w:val="0028276E"/>
    <w:rsid w:val="00282ABA"/>
    <w:rsid w:val="00284C2B"/>
    <w:rsid w:val="0028503E"/>
    <w:rsid w:val="002852FC"/>
    <w:rsid w:val="00285389"/>
    <w:rsid w:val="00285E7D"/>
    <w:rsid w:val="002908E4"/>
    <w:rsid w:val="002928D6"/>
    <w:rsid w:val="00292B40"/>
    <w:rsid w:val="00293529"/>
    <w:rsid w:val="00294085"/>
    <w:rsid w:val="00294A78"/>
    <w:rsid w:val="00294CA1"/>
    <w:rsid w:val="0029512D"/>
    <w:rsid w:val="002952C9"/>
    <w:rsid w:val="002963DE"/>
    <w:rsid w:val="00297B02"/>
    <w:rsid w:val="00297BAF"/>
    <w:rsid w:val="00297D19"/>
    <w:rsid w:val="002A07B8"/>
    <w:rsid w:val="002A0F48"/>
    <w:rsid w:val="002A2DC4"/>
    <w:rsid w:val="002A301C"/>
    <w:rsid w:val="002A32E6"/>
    <w:rsid w:val="002A4F2A"/>
    <w:rsid w:val="002A62E6"/>
    <w:rsid w:val="002A6823"/>
    <w:rsid w:val="002A6E04"/>
    <w:rsid w:val="002A7018"/>
    <w:rsid w:val="002A795E"/>
    <w:rsid w:val="002B0944"/>
    <w:rsid w:val="002B0E67"/>
    <w:rsid w:val="002B1B30"/>
    <w:rsid w:val="002B3225"/>
    <w:rsid w:val="002B49CA"/>
    <w:rsid w:val="002B54BD"/>
    <w:rsid w:val="002B649F"/>
    <w:rsid w:val="002B64EE"/>
    <w:rsid w:val="002B7D70"/>
    <w:rsid w:val="002C070F"/>
    <w:rsid w:val="002C0929"/>
    <w:rsid w:val="002C0A40"/>
    <w:rsid w:val="002C187C"/>
    <w:rsid w:val="002C26CF"/>
    <w:rsid w:val="002C2705"/>
    <w:rsid w:val="002C38D1"/>
    <w:rsid w:val="002C532F"/>
    <w:rsid w:val="002C55FC"/>
    <w:rsid w:val="002C6529"/>
    <w:rsid w:val="002C6D4A"/>
    <w:rsid w:val="002C6EE8"/>
    <w:rsid w:val="002C7864"/>
    <w:rsid w:val="002D129F"/>
    <w:rsid w:val="002D26A0"/>
    <w:rsid w:val="002D286D"/>
    <w:rsid w:val="002D2EF0"/>
    <w:rsid w:val="002D441F"/>
    <w:rsid w:val="002D5E80"/>
    <w:rsid w:val="002D65DA"/>
    <w:rsid w:val="002D7EDB"/>
    <w:rsid w:val="002E11C9"/>
    <w:rsid w:val="002E140B"/>
    <w:rsid w:val="002E16EF"/>
    <w:rsid w:val="002E3969"/>
    <w:rsid w:val="002E4D51"/>
    <w:rsid w:val="002E6379"/>
    <w:rsid w:val="002E68F8"/>
    <w:rsid w:val="002F00D0"/>
    <w:rsid w:val="002F0380"/>
    <w:rsid w:val="002F0FE7"/>
    <w:rsid w:val="002F1482"/>
    <w:rsid w:val="002F4952"/>
    <w:rsid w:val="002F515C"/>
    <w:rsid w:val="002F5664"/>
    <w:rsid w:val="002F7AB3"/>
    <w:rsid w:val="003007BA"/>
    <w:rsid w:val="003020CB"/>
    <w:rsid w:val="00303D19"/>
    <w:rsid w:val="003042ED"/>
    <w:rsid w:val="003054C6"/>
    <w:rsid w:val="00306E95"/>
    <w:rsid w:val="0030763A"/>
    <w:rsid w:val="0030763B"/>
    <w:rsid w:val="0030797B"/>
    <w:rsid w:val="00307C3A"/>
    <w:rsid w:val="00311435"/>
    <w:rsid w:val="00312205"/>
    <w:rsid w:val="0031280A"/>
    <w:rsid w:val="00314223"/>
    <w:rsid w:val="00314897"/>
    <w:rsid w:val="00315739"/>
    <w:rsid w:val="00315E66"/>
    <w:rsid w:val="00320EE6"/>
    <w:rsid w:val="003214CC"/>
    <w:rsid w:val="00321963"/>
    <w:rsid w:val="003219B2"/>
    <w:rsid w:val="003220F5"/>
    <w:rsid w:val="003227B1"/>
    <w:rsid w:val="00322887"/>
    <w:rsid w:val="0032326B"/>
    <w:rsid w:val="00323C65"/>
    <w:rsid w:val="00324F95"/>
    <w:rsid w:val="00325F8E"/>
    <w:rsid w:val="003275B5"/>
    <w:rsid w:val="00330C68"/>
    <w:rsid w:val="003313D4"/>
    <w:rsid w:val="00331FB8"/>
    <w:rsid w:val="00332337"/>
    <w:rsid w:val="00332CE9"/>
    <w:rsid w:val="00334BAF"/>
    <w:rsid w:val="00334F2E"/>
    <w:rsid w:val="00337563"/>
    <w:rsid w:val="003375F1"/>
    <w:rsid w:val="00337EAF"/>
    <w:rsid w:val="00337FE8"/>
    <w:rsid w:val="0034034B"/>
    <w:rsid w:val="003403BF"/>
    <w:rsid w:val="003408B0"/>
    <w:rsid w:val="00341D80"/>
    <w:rsid w:val="00350AFE"/>
    <w:rsid w:val="00350BAF"/>
    <w:rsid w:val="003516EC"/>
    <w:rsid w:val="0035200B"/>
    <w:rsid w:val="003532D2"/>
    <w:rsid w:val="00353471"/>
    <w:rsid w:val="00354E37"/>
    <w:rsid w:val="00355667"/>
    <w:rsid w:val="003560EB"/>
    <w:rsid w:val="003565D3"/>
    <w:rsid w:val="003566C2"/>
    <w:rsid w:val="0035691C"/>
    <w:rsid w:val="00357080"/>
    <w:rsid w:val="00357469"/>
    <w:rsid w:val="00357584"/>
    <w:rsid w:val="0035766E"/>
    <w:rsid w:val="00357F0E"/>
    <w:rsid w:val="003613BC"/>
    <w:rsid w:val="00361808"/>
    <w:rsid w:val="00362965"/>
    <w:rsid w:val="003629F6"/>
    <w:rsid w:val="003630E5"/>
    <w:rsid w:val="00363697"/>
    <w:rsid w:val="00366B66"/>
    <w:rsid w:val="0036768E"/>
    <w:rsid w:val="00370285"/>
    <w:rsid w:val="0037156F"/>
    <w:rsid w:val="0037164E"/>
    <w:rsid w:val="00373D25"/>
    <w:rsid w:val="00374298"/>
    <w:rsid w:val="003755CF"/>
    <w:rsid w:val="003757DF"/>
    <w:rsid w:val="0037593C"/>
    <w:rsid w:val="00375F88"/>
    <w:rsid w:val="003768D6"/>
    <w:rsid w:val="0038165A"/>
    <w:rsid w:val="00382182"/>
    <w:rsid w:val="003832B4"/>
    <w:rsid w:val="00383400"/>
    <w:rsid w:val="00383864"/>
    <w:rsid w:val="003874A2"/>
    <w:rsid w:val="00387A0B"/>
    <w:rsid w:val="003916F6"/>
    <w:rsid w:val="00392638"/>
    <w:rsid w:val="00392773"/>
    <w:rsid w:val="00392E9A"/>
    <w:rsid w:val="00396EE4"/>
    <w:rsid w:val="00397EEC"/>
    <w:rsid w:val="003A0D41"/>
    <w:rsid w:val="003A0EF4"/>
    <w:rsid w:val="003A13CF"/>
    <w:rsid w:val="003A1717"/>
    <w:rsid w:val="003A2A2F"/>
    <w:rsid w:val="003A3BA7"/>
    <w:rsid w:val="003A3E31"/>
    <w:rsid w:val="003A5079"/>
    <w:rsid w:val="003A5393"/>
    <w:rsid w:val="003A62A9"/>
    <w:rsid w:val="003A69D1"/>
    <w:rsid w:val="003A751E"/>
    <w:rsid w:val="003A7598"/>
    <w:rsid w:val="003B016C"/>
    <w:rsid w:val="003B0B80"/>
    <w:rsid w:val="003B12DE"/>
    <w:rsid w:val="003B2773"/>
    <w:rsid w:val="003B3B65"/>
    <w:rsid w:val="003B3C9F"/>
    <w:rsid w:val="003B4A02"/>
    <w:rsid w:val="003B4B2B"/>
    <w:rsid w:val="003B4BD2"/>
    <w:rsid w:val="003B4F13"/>
    <w:rsid w:val="003B52CD"/>
    <w:rsid w:val="003B55B1"/>
    <w:rsid w:val="003B78F3"/>
    <w:rsid w:val="003C0AB9"/>
    <w:rsid w:val="003C1309"/>
    <w:rsid w:val="003C13EC"/>
    <w:rsid w:val="003C1F48"/>
    <w:rsid w:val="003C215D"/>
    <w:rsid w:val="003C54A2"/>
    <w:rsid w:val="003C5978"/>
    <w:rsid w:val="003C5D69"/>
    <w:rsid w:val="003C5F8D"/>
    <w:rsid w:val="003C6DC9"/>
    <w:rsid w:val="003D04D2"/>
    <w:rsid w:val="003D205B"/>
    <w:rsid w:val="003D4123"/>
    <w:rsid w:val="003D4B68"/>
    <w:rsid w:val="003D50B6"/>
    <w:rsid w:val="003D53E2"/>
    <w:rsid w:val="003D5B23"/>
    <w:rsid w:val="003D5D67"/>
    <w:rsid w:val="003D6C63"/>
    <w:rsid w:val="003D7B66"/>
    <w:rsid w:val="003E12C4"/>
    <w:rsid w:val="003E2E9E"/>
    <w:rsid w:val="003E5BC9"/>
    <w:rsid w:val="003E5FB4"/>
    <w:rsid w:val="003E6CD9"/>
    <w:rsid w:val="003E72F8"/>
    <w:rsid w:val="003E7D15"/>
    <w:rsid w:val="003F03C1"/>
    <w:rsid w:val="003F1A94"/>
    <w:rsid w:val="003F1C0F"/>
    <w:rsid w:val="003F2E11"/>
    <w:rsid w:val="003F2F3E"/>
    <w:rsid w:val="003F32DD"/>
    <w:rsid w:val="003F60DE"/>
    <w:rsid w:val="003F7BF1"/>
    <w:rsid w:val="00400202"/>
    <w:rsid w:val="00400C1D"/>
    <w:rsid w:val="0040146E"/>
    <w:rsid w:val="0040167B"/>
    <w:rsid w:val="004044C4"/>
    <w:rsid w:val="0040650C"/>
    <w:rsid w:val="0040654D"/>
    <w:rsid w:val="00407004"/>
    <w:rsid w:val="00407AFF"/>
    <w:rsid w:val="00407D81"/>
    <w:rsid w:val="00410AA0"/>
    <w:rsid w:val="00411904"/>
    <w:rsid w:val="00412714"/>
    <w:rsid w:val="00414183"/>
    <w:rsid w:val="00414BB3"/>
    <w:rsid w:val="004151B3"/>
    <w:rsid w:val="00415370"/>
    <w:rsid w:val="00416774"/>
    <w:rsid w:val="004177BA"/>
    <w:rsid w:val="00420F9C"/>
    <w:rsid w:val="0042159A"/>
    <w:rsid w:val="00421D99"/>
    <w:rsid w:val="0042210B"/>
    <w:rsid w:val="00422284"/>
    <w:rsid w:val="004229D9"/>
    <w:rsid w:val="00422D44"/>
    <w:rsid w:val="0042392B"/>
    <w:rsid w:val="0042404C"/>
    <w:rsid w:val="00425477"/>
    <w:rsid w:val="004254FA"/>
    <w:rsid w:val="00425AF6"/>
    <w:rsid w:val="00425C62"/>
    <w:rsid w:val="00430692"/>
    <w:rsid w:val="004306B3"/>
    <w:rsid w:val="00430DE1"/>
    <w:rsid w:val="00431422"/>
    <w:rsid w:val="00431A46"/>
    <w:rsid w:val="004331E1"/>
    <w:rsid w:val="00433916"/>
    <w:rsid w:val="00433E7F"/>
    <w:rsid w:val="004355FF"/>
    <w:rsid w:val="004360A1"/>
    <w:rsid w:val="004361B5"/>
    <w:rsid w:val="004369F1"/>
    <w:rsid w:val="00436E85"/>
    <w:rsid w:val="0043738F"/>
    <w:rsid w:val="00437465"/>
    <w:rsid w:val="00437564"/>
    <w:rsid w:val="00442CE6"/>
    <w:rsid w:val="00443095"/>
    <w:rsid w:val="004435FD"/>
    <w:rsid w:val="00443D1C"/>
    <w:rsid w:val="00443D8A"/>
    <w:rsid w:val="00444BBE"/>
    <w:rsid w:val="004471C1"/>
    <w:rsid w:val="00450CCF"/>
    <w:rsid w:val="0045126F"/>
    <w:rsid w:val="00452386"/>
    <w:rsid w:val="0045400E"/>
    <w:rsid w:val="00454220"/>
    <w:rsid w:val="00454C93"/>
    <w:rsid w:val="004560AC"/>
    <w:rsid w:val="00456C02"/>
    <w:rsid w:val="00456C87"/>
    <w:rsid w:val="00456FF6"/>
    <w:rsid w:val="004617D6"/>
    <w:rsid w:val="0046498D"/>
    <w:rsid w:val="004649D6"/>
    <w:rsid w:val="00466F79"/>
    <w:rsid w:val="00471DAC"/>
    <w:rsid w:val="00472038"/>
    <w:rsid w:val="0047411E"/>
    <w:rsid w:val="00475C54"/>
    <w:rsid w:val="00476518"/>
    <w:rsid w:val="004767B2"/>
    <w:rsid w:val="00477015"/>
    <w:rsid w:val="004777F8"/>
    <w:rsid w:val="00477A93"/>
    <w:rsid w:val="004803B0"/>
    <w:rsid w:val="00480CFB"/>
    <w:rsid w:val="00481CC6"/>
    <w:rsid w:val="00482443"/>
    <w:rsid w:val="00482470"/>
    <w:rsid w:val="00482F43"/>
    <w:rsid w:val="00484027"/>
    <w:rsid w:val="004863F6"/>
    <w:rsid w:val="0048708E"/>
    <w:rsid w:val="00487436"/>
    <w:rsid w:val="004876A9"/>
    <w:rsid w:val="00490497"/>
    <w:rsid w:val="00490695"/>
    <w:rsid w:val="00490B50"/>
    <w:rsid w:val="004913D7"/>
    <w:rsid w:val="00493354"/>
    <w:rsid w:val="004934A3"/>
    <w:rsid w:val="00493812"/>
    <w:rsid w:val="00495215"/>
    <w:rsid w:val="0049526D"/>
    <w:rsid w:val="00495AB7"/>
    <w:rsid w:val="004A0547"/>
    <w:rsid w:val="004A21A6"/>
    <w:rsid w:val="004A255F"/>
    <w:rsid w:val="004A261F"/>
    <w:rsid w:val="004A29A7"/>
    <w:rsid w:val="004A2A46"/>
    <w:rsid w:val="004A2D1C"/>
    <w:rsid w:val="004A39DA"/>
    <w:rsid w:val="004A6009"/>
    <w:rsid w:val="004A65E6"/>
    <w:rsid w:val="004A6BEC"/>
    <w:rsid w:val="004A7DC9"/>
    <w:rsid w:val="004B0446"/>
    <w:rsid w:val="004B05BB"/>
    <w:rsid w:val="004B0FBB"/>
    <w:rsid w:val="004B29B8"/>
    <w:rsid w:val="004B2C6B"/>
    <w:rsid w:val="004B3157"/>
    <w:rsid w:val="004B369B"/>
    <w:rsid w:val="004B3AF7"/>
    <w:rsid w:val="004B3BC5"/>
    <w:rsid w:val="004B5AAB"/>
    <w:rsid w:val="004B6FDB"/>
    <w:rsid w:val="004C01E9"/>
    <w:rsid w:val="004C0807"/>
    <w:rsid w:val="004C16CD"/>
    <w:rsid w:val="004C2060"/>
    <w:rsid w:val="004C2C55"/>
    <w:rsid w:val="004C2EB8"/>
    <w:rsid w:val="004C3B8F"/>
    <w:rsid w:val="004C4514"/>
    <w:rsid w:val="004C45AE"/>
    <w:rsid w:val="004C4803"/>
    <w:rsid w:val="004C58D4"/>
    <w:rsid w:val="004C6E60"/>
    <w:rsid w:val="004D1D96"/>
    <w:rsid w:val="004D56B4"/>
    <w:rsid w:val="004E0E06"/>
    <w:rsid w:val="004E0F2E"/>
    <w:rsid w:val="004E10D0"/>
    <w:rsid w:val="004E1AC5"/>
    <w:rsid w:val="004E2540"/>
    <w:rsid w:val="004E3256"/>
    <w:rsid w:val="004E3AF5"/>
    <w:rsid w:val="004E407F"/>
    <w:rsid w:val="004E4C1F"/>
    <w:rsid w:val="004E4DA8"/>
    <w:rsid w:val="004E504C"/>
    <w:rsid w:val="004E55B4"/>
    <w:rsid w:val="004E5845"/>
    <w:rsid w:val="004E61F2"/>
    <w:rsid w:val="004F0A20"/>
    <w:rsid w:val="004F0F87"/>
    <w:rsid w:val="004F1BF0"/>
    <w:rsid w:val="004F21EA"/>
    <w:rsid w:val="004F2C1A"/>
    <w:rsid w:val="004F540F"/>
    <w:rsid w:val="004F55F1"/>
    <w:rsid w:val="004F56A1"/>
    <w:rsid w:val="004F5AEA"/>
    <w:rsid w:val="00501224"/>
    <w:rsid w:val="0050171A"/>
    <w:rsid w:val="005027A1"/>
    <w:rsid w:val="00502D17"/>
    <w:rsid w:val="0050389B"/>
    <w:rsid w:val="005039AD"/>
    <w:rsid w:val="00504B45"/>
    <w:rsid w:val="00504E4B"/>
    <w:rsid w:val="00504F1E"/>
    <w:rsid w:val="00504FF6"/>
    <w:rsid w:val="005078E3"/>
    <w:rsid w:val="005107B9"/>
    <w:rsid w:val="00511571"/>
    <w:rsid w:val="00511AB4"/>
    <w:rsid w:val="00512F45"/>
    <w:rsid w:val="00513B73"/>
    <w:rsid w:val="00513D77"/>
    <w:rsid w:val="005178E3"/>
    <w:rsid w:val="00521631"/>
    <w:rsid w:val="0052368D"/>
    <w:rsid w:val="0052402D"/>
    <w:rsid w:val="00524C10"/>
    <w:rsid w:val="0052557A"/>
    <w:rsid w:val="005257B2"/>
    <w:rsid w:val="00526788"/>
    <w:rsid w:val="00527626"/>
    <w:rsid w:val="00527C7A"/>
    <w:rsid w:val="005327AB"/>
    <w:rsid w:val="00533833"/>
    <w:rsid w:val="00533A24"/>
    <w:rsid w:val="00534712"/>
    <w:rsid w:val="0053519A"/>
    <w:rsid w:val="005364B9"/>
    <w:rsid w:val="0053706E"/>
    <w:rsid w:val="005374C9"/>
    <w:rsid w:val="00537A6A"/>
    <w:rsid w:val="00537FE6"/>
    <w:rsid w:val="0054018E"/>
    <w:rsid w:val="0054058B"/>
    <w:rsid w:val="005430FA"/>
    <w:rsid w:val="00543742"/>
    <w:rsid w:val="00545353"/>
    <w:rsid w:val="005456E6"/>
    <w:rsid w:val="00546767"/>
    <w:rsid w:val="00546872"/>
    <w:rsid w:val="00546AB5"/>
    <w:rsid w:val="005474B8"/>
    <w:rsid w:val="0055051E"/>
    <w:rsid w:val="00550B5B"/>
    <w:rsid w:val="00550DE3"/>
    <w:rsid w:val="005516FB"/>
    <w:rsid w:val="005518F9"/>
    <w:rsid w:val="00552333"/>
    <w:rsid w:val="0055311C"/>
    <w:rsid w:val="0055636D"/>
    <w:rsid w:val="00557850"/>
    <w:rsid w:val="00560195"/>
    <w:rsid w:val="005642FB"/>
    <w:rsid w:val="005644FF"/>
    <w:rsid w:val="00564905"/>
    <w:rsid w:val="00564A4F"/>
    <w:rsid w:val="005652F3"/>
    <w:rsid w:val="0056685F"/>
    <w:rsid w:val="0056686F"/>
    <w:rsid w:val="00566C2D"/>
    <w:rsid w:val="00570611"/>
    <w:rsid w:val="00571385"/>
    <w:rsid w:val="00571FD1"/>
    <w:rsid w:val="00572DF9"/>
    <w:rsid w:val="005730B6"/>
    <w:rsid w:val="005731AC"/>
    <w:rsid w:val="00574441"/>
    <w:rsid w:val="00574AF9"/>
    <w:rsid w:val="00575485"/>
    <w:rsid w:val="00575D4D"/>
    <w:rsid w:val="0057703F"/>
    <w:rsid w:val="005778D9"/>
    <w:rsid w:val="00577A47"/>
    <w:rsid w:val="005800B6"/>
    <w:rsid w:val="00581F3A"/>
    <w:rsid w:val="00582179"/>
    <w:rsid w:val="00582D15"/>
    <w:rsid w:val="00584670"/>
    <w:rsid w:val="0058522B"/>
    <w:rsid w:val="005866AD"/>
    <w:rsid w:val="0058680C"/>
    <w:rsid w:val="005872FD"/>
    <w:rsid w:val="005873AC"/>
    <w:rsid w:val="00594141"/>
    <w:rsid w:val="0059452A"/>
    <w:rsid w:val="00594BBE"/>
    <w:rsid w:val="00596C8A"/>
    <w:rsid w:val="005A0094"/>
    <w:rsid w:val="005A009E"/>
    <w:rsid w:val="005A3C00"/>
    <w:rsid w:val="005A3FAD"/>
    <w:rsid w:val="005A4CAA"/>
    <w:rsid w:val="005A53E6"/>
    <w:rsid w:val="005A5E4A"/>
    <w:rsid w:val="005A68A0"/>
    <w:rsid w:val="005A6B49"/>
    <w:rsid w:val="005A7415"/>
    <w:rsid w:val="005A742A"/>
    <w:rsid w:val="005A7AFE"/>
    <w:rsid w:val="005B0208"/>
    <w:rsid w:val="005B127F"/>
    <w:rsid w:val="005B17F4"/>
    <w:rsid w:val="005B2026"/>
    <w:rsid w:val="005B210C"/>
    <w:rsid w:val="005B26B3"/>
    <w:rsid w:val="005B28A2"/>
    <w:rsid w:val="005B2999"/>
    <w:rsid w:val="005B39C8"/>
    <w:rsid w:val="005B54AF"/>
    <w:rsid w:val="005B59E3"/>
    <w:rsid w:val="005B5F87"/>
    <w:rsid w:val="005B6C70"/>
    <w:rsid w:val="005B7EAE"/>
    <w:rsid w:val="005C08EF"/>
    <w:rsid w:val="005C147F"/>
    <w:rsid w:val="005C178B"/>
    <w:rsid w:val="005C22E1"/>
    <w:rsid w:val="005C2F30"/>
    <w:rsid w:val="005C35A6"/>
    <w:rsid w:val="005C4736"/>
    <w:rsid w:val="005C4B83"/>
    <w:rsid w:val="005C60B9"/>
    <w:rsid w:val="005D0E0B"/>
    <w:rsid w:val="005D3040"/>
    <w:rsid w:val="005D4FC1"/>
    <w:rsid w:val="005D534C"/>
    <w:rsid w:val="005D6E14"/>
    <w:rsid w:val="005D6FBF"/>
    <w:rsid w:val="005D7F9A"/>
    <w:rsid w:val="005E09B2"/>
    <w:rsid w:val="005E09CD"/>
    <w:rsid w:val="005E1000"/>
    <w:rsid w:val="005E2898"/>
    <w:rsid w:val="005E32E0"/>
    <w:rsid w:val="005E4792"/>
    <w:rsid w:val="005E4C23"/>
    <w:rsid w:val="005E4E07"/>
    <w:rsid w:val="005E58FD"/>
    <w:rsid w:val="005E7A34"/>
    <w:rsid w:val="005F02F7"/>
    <w:rsid w:val="005F03ED"/>
    <w:rsid w:val="005F099F"/>
    <w:rsid w:val="005F0DEF"/>
    <w:rsid w:val="005F1E01"/>
    <w:rsid w:val="005F1E85"/>
    <w:rsid w:val="005F378A"/>
    <w:rsid w:val="005F3816"/>
    <w:rsid w:val="005F39A0"/>
    <w:rsid w:val="005F43E1"/>
    <w:rsid w:val="005F504F"/>
    <w:rsid w:val="005F59CA"/>
    <w:rsid w:val="005F6FC0"/>
    <w:rsid w:val="005F7969"/>
    <w:rsid w:val="00600609"/>
    <w:rsid w:val="00600738"/>
    <w:rsid w:val="00600B0F"/>
    <w:rsid w:val="00602980"/>
    <w:rsid w:val="00602ABD"/>
    <w:rsid w:val="00602E0C"/>
    <w:rsid w:val="00602F0C"/>
    <w:rsid w:val="006048E4"/>
    <w:rsid w:val="0060529F"/>
    <w:rsid w:val="006057E1"/>
    <w:rsid w:val="00605DD1"/>
    <w:rsid w:val="006063F6"/>
    <w:rsid w:val="006067B1"/>
    <w:rsid w:val="006104CA"/>
    <w:rsid w:val="00610750"/>
    <w:rsid w:val="006109C5"/>
    <w:rsid w:val="00611384"/>
    <w:rsid w:val="00611B5A"/>
    <w:rsid w:val="00612D19"/>
    <w:rsid w:val="0061367F"/>
    <w:rsid w:val="00614870"/>
    <w:rsid w:val="0061496A"/>
    <w:rsid w:val="00614AF1"/>
    <w:rsid w:val="00615EE7"/>
    <w:rsid w:val="006170E2"/>
    <w:rsid w:val="0061757F"/>
    <w:rsid w:val="00620726"/>
    <w:rsid w:val="00621382"/>
    <w:rsid w:val="00621F4C"/>
    <w:rsid w:val="006222E0"/>
    <w:rsid w:val="0062233F"/>
    <w:rsid w:val="00622DE5"/>
    <w:rsid w:val="006239B2"/>
    <w:rsid w:val="00625D89"/>
    <w:rsid w:val="00625E12"/>
    <w:rsid w:val="00625F4B"/>
    <w:rsid w:val="00627714"/>
    <w:rsid w:val="00631077"/>
    <w:rsid w:val="00631F0F"/>
    <w:rsid w:val="0063226B"/>
    <w:rsid w:val="006327A9"/>
    <w:rsid w:val="00632D74"/>
    <w:rsid w:val="006333A5"/>
    <w:rsid w:val="00634AC7"/>
    <w:rsid w:val="00637B2D"/>
    <w:rsid w:val="00640BE6"/>
    <w:rsid w:val="00640DC9"/>
    <w:rsid w:val="006410F4"/>
    <w:rsid w:val="0064152E"/>
    <w:rsid w:val="006419D8"/>
    <w:rsid w:val="00643B35"/>
    <w:rsid w:val="00643C6B"/>
    <w:rsid w:val="00644655"/>
    <w:rsid w:val="00644D76"/>
    <w:rsid w:val="00645308"/>
    <w:rsid w:val="00646734"/>
    <w:rsid w:val="00646CD4"/>
    <w:rsid w:val="0064702D"/>
    <w:rsid w:val="00647B13"/>
    <w:rsid w:val="006517BF"/>
    <w:rsid w:val="00651C21"/>
    <w:rsid w:val="006554AE"/>
    <w:rsid w:val="006561D6"/>
    <w:rsid w:val="006562B9"/>
    <w:rsid w:val="006565E8"/>
    <w:rsid w:val="006568E1"/>
    <w:rsid w:val="0066062A"/>
    <w:rsid w:val="00661EFF"/>
    <w:rsid w:val="00663866"/>
    <w:rsid w:val="006639D0"/>
    <w:rsid w:val="0066526B"/>
    <w:rsid w:val="00665555"/>
    <w:rsid w:val="00665D6A"/>
    <w:rsid w:val="006667A0"/>
    <w:rsid w:val="0066733F"/>
    <w:rsid w:val="00667867"/>
    <w:rsid w:val="006705FC"/>
    <w:rsid w:val="006709D2"/>
    <w:rsid w:val="00670C41"/>
    <w:rsid w:val="00670CC3"/>
    <w:rsid w:val="00670D1A"/>
    <w:rsid w:val="00671939"/>
    <w:rsid w:val="00671C18"/>
    <w:rsid w:val="00671CEF"/>
    <w:rsid w:val="006749BA"/>
    <w:rsid w:val="00676433"/>
    <w:rsid w:val="00677AF5"/>
    <w:rsid w:val="0068093C"/>
    <w:rsid w:val="00680F54"/>
    <w:rsid w:val="006846DC"/>
    <w:rsid w:val="00684FE6"/>
    <w:rsid w:val="00685881"/>
    <w:rsid w:val="00685DEE"/>
    <w:rsid w:val="00685EF9"/>
    <w:rsid w:val="00687095"/>
    <w:rsid w:val="006870D4"/>
    <w:rsid w:val="006911E6"/>
    <w:rsid w:val="0069132C"/>
    <w:rsid w:val="0069160E"/>
    <w:rsid w:val="00692847"/>
    <w:rsid w:val="00692BDC"/>
    <w:rsid w:val="00692DD0"/>
    <w:rsid w:val="0069404F"/>
    <w:rsid w:val="00695D83"/>
    <w:rsid w:val="00696199"/>
    <w:rsid w:val="006A0AC0"/>
    <w:rsid w:val="006A0B1A"/>
    <w:rsid w:val="006A0E00"/>
    <w:rsid w:val="006A16BF"/>
    <w:rsid w:val="006A1B37"/>
    <w:rsid w:val="006A1BEE"/>
    <w:rsid w:val="006A2394"/>
    <w:rsid w:val="006A3153"/>
    <w:rsid w:val="006A396C"/>
    <w:rsid w:val="006A3EC1"/>
    <w:rsid w:val="006A4061"/>
    <w:rsid w:val="006A4CAD"/>
    <w:rsid w:val="006A52DB"/>
    <w:rsid w:val="006A59BE"/>
    <w:rsid w:val="006A66AA"/>
    <w:rsid w:val="006A7545"/>
    <w:rsid w:val="006B07B3"/>
    <w:rsid w:val="006B2B22"/>
    <w:rsid w:val="006B3D98"/>
    <w:rsid w:val="006B4012"/>
    <w:rsid w:val="006B44E1"/>
    <w:rsid w:val="006B4EAA"/>
    <w:rsid w:val="006B5699"/>
    <w:rsid w:val="006B5AF1"/>
    <w:rsid w:val="006B6643"/>
    <w:rsid w:val="006B6C74"/>
    <w:rsid w:val="006B73DF"/>
    <w:rsid w:val="006B76B1"/>
    <w:rsid w:val="006B7899"/>
    <w:rsid w:val="006C1DB7"/>
    <w:rsid w:val="006C3491"/>
    <w:rsid w:val="006C37FC"/>
    <w:rsid w:val="006C44C0"/>
    <w:rsid w:val="006C519C"/>
    <w:rsid w:val="006C5A57"/>
    <w:rsid w:val="006C6232"/>
    <w:rsid w:val="006C6A23"/>
    <w:rsid w:val="006D063F"/>
    <w:rsid w:val="006D11E0"/>
    <w:rsid w:val="006D2383"/>
    <w:rsid w:val="006D45DD"/>
    <w:rsid w:val="006D49AB"/>
    <w:rsid w:val="006D4A2E"/>
    <w:rsid w:val="006D542D"/>
    <w:rsid w:val="006D638C"/>
    <w:rsid w:val="006D70BB"/>
    <w:rsid w:val="006E0C07"/>
    <w:rsid w:val="006E2204"/>
    <w:rsid w:val="006E2E5D"/>
    <w:rsid w:val="006E30AC"/>
    <w:rsid w:val="006E348C"/>
    <w:rsid w:val="006E3DE8"/>
    <w:rsid w:val="006E40A1"/>
    <w:rsid w:val="006E7889"/>
    <w:rsid w:val="006F0F7B"/>
    <w:rsid w:val="006F2EEF"/>
    <w:rsid w:val="006F3FE2"/>
    <w:rsid w:val="006F763D"/>
    <w:rsid w:val="00701616"/>
    <w:rsid w:val="00701AC5"/>
    <w:rsid w:val="007022D8"/>
    <w:rsid w:val="00702F21"/>
    <w:rsid w:val="00703AF4"/>
    <w:rsid w:val="00705748"/>
    <w:rsid w:val="00705889"/>
    <w:rsid w:val="00706F16"/>
    <w:rsid w:val="00707699"/>
    <w:rsid w:val="00707D27"/>
    <w:rsid w:val="00710ABF"/>
    <w:rsid w:val="00711325"/>
    <w:rsid w:val="0071194E"/>
    <w:rsid w:val="0071302D"/>
    <w:rsid w:val="00713555"/>
    <w:rsid w:val="0071357B"/>
    <w:rsid w:val="00713BF9"/>
    <w:rsid w:val="00713E6E"/>
    <w:rsid w:val="007142FF"/>
    <w:rsid w:val="0071469C"/>
    <w:rsid w:val="00715680"/>
    <w:rsid w:val="0071714D"/>
    <w:rsid w:val="0071777F"/>
    <w:rsid w:val="0071782B"/>
    <w:rsid w:val="00720384"/>
    <w:rsid w:val="00720F25"/>
    <w:rsid w:val="00721541"/>
    <w:rsid w:val="00724F5A"/>
    <w:rsid w:val="00725E1F"/>
    <w:rsid w:val="00725E69"/>
    <w:rsid w:val="007274C9"/>
    <w:rsid w:val="00727AED"/>
    <w:rsid w:val="00727F44"/>
    <w:rsid w:val="007302F3"/>
    <w:rsid w:val="0073031C"/>
    <w:rsid w:val="00731884"/>
    <w:rsid w:val="00731C87"/>
    <w:rsid w:val="0073279B"/>
    <w:rsid w:val="00732ECB"/>
    <w:rsid w:val="0073312A"/>
    <w:rsid w:val="00733287"/>
    <w:rsid w:val="00735225"/>
    <w:rsid w:val="00735B7D"/>
    <w:rsid w:val="00735D0F"/>
    <w:rsid w:val="007368A8"/>
    <w:rsid w:val="00737068"/>
    <w:rsid w:val="0074084A"/>
    <w:rsid w:val="00741081"/>
    <w:rsid w:val="00741657"/>
    <w:rsid w:val="007417A2"/>
    <w:rsid w:val="0074322F"/>
    <w:rsid w:val="00743C18"/>
    <w:rsid w:val="00743D65"/>
    <w:rsid w:val="0074424D"/>
    <w:rsid w:val="007455C2"/>
    <w:rsid w:val="0074738F"/>
    <w:rsid w:val="0075136C"/>
    <w:rsid w:val="007513BE"/>
    <w:rsid w:val="00752AB2"/>
    <w:rsid w:val="007536C3"/>
    <w:rsid w:val="00754BB1"/>
    <w:rsid w:val="007557CA"/>
    <w:rsid w:val="007567FB"/>
    <w:rsid w:val="00757845"/>
    <w:rsid w:val="00757877"/>
    <w:rsid w:val="00761A2D"/>
    <w:rsid w:val="00761DFF"/>
    <w:rsid w:val="00762711"/>
    <w:rsid w:val="00762D49"/>
    <w:rsid w:val="00762F7D"/>
    <w:rsid w:val="00763D74"/>
    <w:rsid w:val="007649B6"/>
    <w:rsid w:val="00766136"/>
    <w:rsid w:val="00766584"/>
    <w:rsid w:val="0076766E"/>
    <w:rsid w:val="00767921"/>
    <w:rsid w:val="00767FE4"/>
    <w:rsid w:val="0077082B"/>
    <w:rsid w:val="00770F14"/>
    <w:rsid w:val="007717A2"/>
    <w:rsid w:val="00771CF6"/>
    <w:rsid w:val="00773B22"/>
    <w:rsid w:val="007752E7"/>
    <w:rsid w:val="00777727"/>
    <w:rsid w:val="00777B6A"/>
    <w:rsid w:val="00780ADC"/>
    <w:rsid w:val="00780EA0"/>
    <w:rsid w:val="007821D8"/>
    <w:rsid w:val="007824DA"/>
    <w:rsid w:val="0078281F"/>
    <w:rsid w:val="00782D1C"/>
    <w:rsid w:val="0078347D"/>
    <w:rsid w:val="007837F8"/>
    <w:rsid w:val="00783EE2"/>
    <w:rsid w:val="007840DA"/>
    <w:rsid w:val="0078438A"/>
    <w:rsid w:val="0078567C"/>
    <w:rsid w:val="00786BAE"/>
    <w:rsid w:val="00787B64"/>
    <w:rsid w:val="00787FDC"/>
    <w:rsid w:val="00793065"/>
    <w:rsid w:val="0079325E"/>
    <w:rsid w:val="00793E2B"/>
    <w:rsid w:val="00795D32"/>
    <w:rsid w:val="0079620D"/>
    <w:rsid w:val="00796716"/>
    <w:rsid w:val="00796829"/>
    <w:rsid w:val="00796DAB"/>
    <w:rsid w:val="007A0361"/>
    <w:rsid w:val="007A3D91"/>
    <w:rsid w:val="007A5997"/>
    <w:rsid w:val="007A725D"/>
    <w:rsid w:val="007A748F"/>
    <w:rsid w:val="007A7E3C"/>
    <w:rsid w:val="007B091E"/>
    <w:rsid w:val="007B1338"/>
    <w:rsid w:val="007B1864"/>
    <w:rsid w:val="007B1DFC"/>
    <w:rsid w:val="007B2109"/>
    <w:rsid w:val="007B2793"/>
    <w:rsid w:val="007B2B1A"/>
    <w:rsid w:val="007B3ECB"/>
    <w:rsid w:val="007B5C8C"/>
    <w:rsid w:val="007B6648"/>
    <w:rsid w:val="007B6AC8"/>
    <w:rsid w:val="007B7BCD"/>
    <w:rsid w:val="007C0403"/>
    <w:rsid w:val="007C0716"/>
    <w:rsid w:val="007C17CE"/>
    <w:rsid w:val="007C19E7"/>
    <w:rsid w:val="007C2195"/>
    <w:rsid w:val="007C26BB"/>
    <w:rsid w:val="007C2BC8"/>
    <w:rsid w:val="007C36D3"/>
    <w:rsid w:val="007C47EB"/>
    <w:rsid w:val="007C5704"/>
    <w:rsid w:val="007C6380"/>
    <w:rsid w:val="007C64EC"/>
    <w:rsid w:val="007D1ECC"/>
    <w:rsid w:val="007D2947"/>
    <w:rsid w:val="007D2D94"/>
    <w:rsid w:val="007D2EA9"/>
    <w:rsid w:val="007D35E9"/>
    <w:rsid w:val="007D4472"/>
    <w:rsid w:val="007D547B"/>
    <w:rsid w:val="007D5767"/>
    <w:rsid w:val="007D5B53"/>
    <w:rsid w:val="007D5E1F"/>
    <w:rsid w:val="007D6658"/>
    <w:rsid w:val="007D6899"/>
    <w:rsid w:val="007D742D"/>
    <w:rsid w:val="007D7556"/>
    <w:rsid w:val="007E031C"/>
    <w:rsid w:val="007E0C93"/>
    <w:rsid w:val="007E0F1B"/>
    <w:rsid w:val="007E13E2"/>
    <w:rsid w:val="007E1998"/>
    <w:rsid w:val="007E1EED"/>
    <w:rsid w:val="007E35E8"/>
    <w:rsid w:val="007E3B28"/>
    <w:rsid w:val="007E3BF6"/>
    <w:rsid w:val="007E440C"/>
    <w:rsid w:val="007E5029"/>
    <w:rsid w:val="007E5B55"/>
    <w:rsid w:val="007E6110"/>
    <w:rsid w:val="007E7E50"/>
    <w:rsid w:val="007F0340"/>
    <w:rsid w:val="007F1849"/>
    <w:rsid w:val="007F29FB"/>
    <w:rsid w:val="007F382D"/>
    <w:rsid w:val="007F3B93"/>
    <w:rsid w:val="007F3E65"/>
    <w:rsid w:val="007F457B"/>
    <w:rsid w:val="007F5706"/>
    <w:rsid w:val="007F6333"/>
    <w:rsid w:val="00800B3D"/>
    <w:rsid w:val="008011A7"/>
    <w:rsid w:val="008020D8"/>
    <w:rsid w:val="00803EE3"/>
    <w:rsid w:val="00804563"/>
    <w:rsid w:val="008045DF"/>
    <w:rsid w:val="00804616"/>
    <w:rsid w:val="00804BAE"/>
    <w:rsid w:val="00804D40"/>
    <w:rsid w:val="00806586"/>
    <w:rsid w:val="00806B17"/>
    <w:rsid w:val="008072ED"/>
    <w:rsid w:val="00810876"/>
    <w:rsid w:val="00810F6D"/>
    <w:rsid w:val="008113AA"/>
    <w:rsid w:val="008115BD"/>
    <w:rsid w:val="00811B93"/>
    <w:rsid w:val="008125B6"/>
    <w:rsid w:val="0081758C"/>
    <w:rsid w:val="008209DF"/>
    <w:rsid w:val="00821ECA"/>
    <w:rsid w:val="00822000"/>
    <w:rsid w:val="00822551"/>
    <w:rsid w:val="00822CF2"/>
    <w:rsid w:val="00823E6B"/>
    <w:rsid w:val="00827EB7"/>
    <w:rsid w:val="00831195"/>
    <w:rsid w:val="00832831"/>
    <w:rsid w:val="00833268"/>
    <w:rsid w:val="00833EFA"/>
    <w:rsid w:val="008352A9"/>
    <w:rsid w:val="0083666E"/>
    <w:rsid w:val="00840388"/>
    <w:rsid w:val="008404B2"/>
    <w:rsid w:val="00841CFF"/>
    <w:rsid w:val="008434E4"/>
    <w:rsid w:val="00843561"/>
    <w:rsid w:val="00846127"/>
    <w:rsid w:val="00846E59"/>
    <w:rsid w:val="00847202"/>
    <w:rsid w:val="0084782C"/>
    <w:rsid w:val="008514CE"/>
    <w:rsid w:val="0085151A"/>
    <w:rsid w:val="0085408A"/>
    <w:rsid w:val="00854C1D"/>
    <w:rsid w:val="00855122"/>
    <w:rsid w:val="00855DA9"/>
    <w:rsid w:val="0085645B"/>
    <w:rsid w:val="00857C82"/>
    <w:rsid w:val="008600F3"/>
    <w:rsid w:val="00860973"/>
    <w:rsid w:val="008625B0"/>
    <w:rsid w:val="00862669"/>
    <w:rsid w:val="008626CE"/>
    <w:rsid w:val="00863D6B"/>
    <w:rsid w:val="00863E5D"/>
    <w:rsid w:val="008647D1"/>
    <w:rsid w:val="0086551C"/>
    <w:rsid w:val="00865D03"/>
    <w:rsid w:val="00866988"/>
    <w:rsid w:val="00866A7E"/>
    <w:rsid w:val="00866F8D"/>
    <w:rsid w:val="00867AA3"/>
    <w:rsid w:val="00870BCC"/>
    <w:rsid w:val="00871F44"/>
    <w:rsid w:val="008727E5"/>
    <w:rsid w:val="00873B5D"/>
    <w:rsid w:val="00875159"/>
    <w:rsid w:val="00875D13"/>
    <w:rsid w:val="008769D2"/>
    <w:rsid w:val="008772BB"/>
    <w:rsid w:val="00877373"/>
    <w:rsid w:val="00877B5E"/>
    <w:rsid w:val="00880CD2"/>
    <w:rsid w:val="0088125D"/>
    <w:rsid w:val="008813A6"/>
    <w:rsid w:val="008819CE"/>
    <w:rsid w:val="00881EDB"/>
    <w:rsid w:val="00882518"/>
    <w:rsid w:val="00882C36"/>
    <w:rsid w:val="00882D70"/>
    <w:rsid w:val="008850C5"/>
    <w:rsid w:val="0088530C"/>
    <w:rsid w:val="00886431"/>
    <w:rsid w:val="008870FB"/>
    <w:rsid w:val="0089171A"/>
    <w:rsid w:val="008917DF"/>
    <w:rsid w:val="00891861"/>
    <w:rsid w:val="00893AE1"/>
    <w:rsid w:val="00895348"/>
    <w:rsid w:val="00895558"/>
    <w:rsid w:val="008966C5"/>
    <w:rsid w:val="008976F9"/>
    <w:rsid w:val="008A0224"/>
    <w:rsid w:val="008A1639"/>
    <w:rsid w:val="008A376F"/>
    <w:rsid w:val="008A3DCC"/>
    <w:rsid w:val="008A5020"/>
    <w:rsid w:val="008A6C73"/>
    <w:rsid w:val="008A7380"/>
    <w:rsid w:val="008B0350"/>
    <w:rsid w:val="008B14C1"/>
    <w:rsid w:val="008B26E3"/>
    <w:rsid w:val="008B305E"/>
    <w:rsid w:val="008B3576"/>
    <w:rsid w:val="008B43AF"/>
    <w:rsid w:val="008B4A69"/>
    <w:rsid w:val="008B66F0"/>
    <w:rsid w:val="008B77A4"/>
    <w:rsid w:val="008C0DE6"/>
    <w:rsid w:val="008C1110"/>
    <w:rsid w:val="008C1B3F"/>
    <w:rsid w:val="008C29D7"/>
    <w:rsid w:val="008C2A52"/>
    <w:rsid w:val="008C3372"/>
    <w:rsid w:val="008C4141"/>
    <w:rsid w:val="008C498A"/>
    <w:rsid w:val="008C4EFF"/>
    <w:rsid w:val="008C6080"/>
    <w:rsid w:val="008C629C"/>
    <w:rsid w:val="008C6D85"/>
    <w:rsid w:val="008C7CA0"/>
    <w:rsid w:val="008C7E48"/>
    <w:rsid w:val="008D063E"/>
    <w:rsid w:val="008D1023"/>
    <w:rsid w:val="008D3D33"/>
    <w:rsid w:val="008D6127"/>
    <w:rsid w:val="008D6721"/>
    <w:rsid w:val="008D6F9B"/>
    <w:rsid w:val="008D7172"/>
    <w:rsid w:val="008D771A"/>
    <w:rsid w:val="008E1241"/>
    <w:rsid w:val="008E1CC3"/>
    <w:rsid w:val="008E1D4E"/>
    <w:rsid w:val="008E1FE3"/>
    <w:rsid w:val="008E23A3"/>
    <w:rsid w:val="008E24D9"/>
    <w:rsid w:val="008E2B2D"/>
    <w:rsid w:val="008E2DBB"/>
    <w:rsid w:val="008E30C3"/>
    <w:rsid w:val="008E4A33"/>
    <w:rsid w:val="008E59EA"/>
    <w:rsid w:val="008E5D7A"/>
    <w:rsid w:val="008E6536"/>
    <w:rsid w:val="008E684B"/>
    <w:rsid w:val="008E7AD2"/>
    <w:rsid w:val="008E7FAD"/>
    <w:rsid w:val="008F0067"/>
    <w:rsid w:val="008F0CC7"/>
    <w:rsid w:val="008F0D2E"/>
    <w:rsid w:val="008F2055"/>
    <w:rsid w:val="008F299D"/>
    <w:rsid w:val="008F3BD5"/>
    <w:rsid w:val="008F3F15"/>
    <w:rsid w:val="008F3F70"/>
    <w:rsid w:val="008F7041"/>
    <w:rsid w:val="0090137B"/>
    <w:rsid w:val="00902518"/>
    <w:rsid w:val="009025F8"/>
    <w:rsid w:val="00903145"/>
    <w:rsid w:val="00903EAF"/>
    <w:rsid w:val="00903F7D"/>
    <w:rsid w:val="00904374"/>
    <w:rsid w:val="009049EA"/>
    <w:rsid w:val="009052CB"/>
    <w:rsid w:val="009063B4"/>
    <w:rsid w:val="009065A3"/>
    <w:rsid w:val="0090698D"/>
    <w:rsid w:val="0090766A"/>
    <w:rsid w:val="00910C41"/>
    <w:rsid w:val="0091103C"/>
    <w:rsid w:val="00911317"/>
    <w:rsid w:val="009127B2"/>
    <w:rsid w:val="0091297A"/>
    <w:rsid w:val="009159F8"/>
    <w:rsid w:val="009163ED"/>
    <w:rsid w:val="009165DD"/>
    <w:rsid w:val="0092121D"/>
    <w:rsid w:val="00921393"/>
    <w:rsid w:val="0092197C"/>
    <w:rsid w:val="00922179"/>
    <w:rsid w:val="00923F3F"/>
    <w:rsid w:val="00925ECE"/>
    <w:rsid w:val="0092639C"/>
    <w:rsid w:val="00931A1A"/>
    <w:rsid w:val="009352F3"/>
    <w:rsid w:val="00935787"/>
    <w:rsid w:val="00935CFE"/>
    <w:rsid w:val="009367FE"/>
    <w:rsid w:val="00936EC3"/>
    <w:rsid w:val="009373F3"/>
    <w:rsid w:val="00940E01"/>
    <w:rsid w:val="0094292C"/>
    <w:rsid w:val="00942EDD"/>
    <w:rsid w:val="00943EAA"/>
    <w:rsid w:val="00944697"/>
    <w:rsid w:val="009446E1"/>
    <w:rsid w:val="0094496E"/>
    <w:rsid w:val="00945819"/>
    <w:rsid w:val="009463A0"/>
    <w:rsid w:val="00947715"/>
    <w:rsid w:val="009522A8"/>
    <w:rsid w:val="00952F10"/>
    <w:rsid w:val="00954C94"/>
    <w:rsid w:val="00954E18"/>
    <w:rsid w:val="0095597F"/>
    <w:rsid w:val="00955C1F"/>
    <w:rsid w:val="009569D9"/>
    <w:rsid w:val="009627BF"/>
    <w:rsid w:val="00962AA3"/>
    <w:rsid w:val="00963B14"/>
    <w:rsid w:val="009640CF"/>
    <w:rsid w:val="00965678"/>
    <w:rsid w:val="00965D62"/>
    <w:rsid w:val="009672B3"/>
    <w:rsid w:val="00967379"/>
    <w:rsid w:val="00967D3B"/>
    <w:rsid w:val="0097022E"/>
    <w:rsid w:val="00970C77"/>
    <w:rsid w:val="00971C73"/>
    <w:rsid w:val="00972DE5"/>
    <w:rsid w:val="00973A58"/>
    <w:rsid w:val="00974714"/>
    <w:rsid w:val="00976FE3"/>
    <w:rsid w:val="009805B4"/>
    <w:rsid w:val="00980BDD"/>
    <w:rsid w:val="00981EB7"/>
    <w:rsid w:val="00982967"/>
    <w:rsid w:val="009836C0"/>
    <w:rsid w:val="00983CDE"/>
    <w:rsid w:val="00984742"/>
    <w:rsid w:val="00984942"/>
    <w:rsid w:val="00985816"/>
    <w:rsid w:val="00985A2A"/>
    <w:rsid w:val="009861E4"/>
    <w:rsid w:val="00987CFA"/>
    <w:rsid w:val="00987FF8"/>
    <w:rsid w:val="00991132"/>
    <w:rsid w:val="00991832"/>
    <w:rsid w:val="0099202B"/>
    <w:rsid w:val="00993D8E"/>
    <w:rsid w:val="009959B5"/>
    <w:rsid w:val="0099647A"/>
    <w:rsid w:val="00996738"/>
    <w:rsid w:val="009969A7"/>
    <w:rsid w:val="00997384"/>
    <w:rsid w:val="00997D34"/>
    <w:rsid w:val="009A1799"/>
    <w:rsid w:val="009A1C61"/>
    <w:rsid w:val="009A4132"/>
    <w:rsid w:val="009A4953"/>
    <w:rsid w:val="009A4CC2"/>
    <w:rsid w:val="009A57A0"/>
    <w:rsid w:val="009A76E5"/>
    <w:rsid w:val="009B05AD"/>
    <w:rsid w:val="009B16C3"/>
    <w:rsid w:val="009B357A"/>
    <w:rsid w:val="009B42EC"/>
    <w:rsid w:val="009B58DC"/>
    <w:rsid w:val="009B72DB"/>
    <w:rsid w:val="009B7F4C"/>
    <w:rsid w:val="009C03B0"/>
    <w:rsid w:val="009C1236"/>
    <w:rsid w:val="009C1ADF"/>
    <w:rsid w:val="009C2049"/>
    <w:rsid w:val="009C2E9D"/>
    <w:rsid w:val="009C4936"/>
    <w:rsid w:val="009C66CB"/>
    <w:rsid w:val="009C6BD6"/>
    <w:rsid w:val="009D0194"/>
    <w:rsid w:val="009D1804"/>
    <w:rsid w:val="009D3667"/>
    <w:rsid w:val="009D42F9"/>
    <w:rsid w:val="009D4D29"/>
    <w:rsid w:val="009D5284"/>
    <w:rsid w:val="009D5419"/>
    <w:rsid w:val="009D5425"/>
    <w:rsid w:val="009D5E01"/>
    <w:rsid w:val="009D6AA7"/>
    <w:rsid w:val="009E0795"/>
    <w:rsid w:val="009E11DB"/>
    <w:rsid w:val="009E1B1E"/>
    <w:rsid w:val="009E1FF3"/>
    <w:rsid w:val="009E27F2"/>
    <w:rsid w:val="009E2F6F"/>
    <w:rsid w:val="009E5137"/>
    <w:rsid w:val="009E51FB"/>
    <w:rsid w:val="009E637B"/>
    <w:rsid w:val="009E6BA8"/>
    <w:rsid w:val="009E7B3E"/>
    <w:rsid w:val="009F00CD"/>
    <w:rsid w:val="009F02BD"/>
    <w:rsid w:val="009F09F5"/>
    <w:rsid w:val="009F0C63"/>
    <w:rsid w:val="009F1E96"/>
    <w:rsid w:val="009F23B1"/>
    <w:rsid w:val="009F2891"/>
    <w:rsid w:val="009F3771"/>
    <w:rsid w:val="009F484A"/>
    <w:rsid w:val="009F4967"/>
    <w:rsid w:val="009F68AA"/>
    <w:rsid w:val="009F74A9"/>
    <w:rsid w:val="009F75E2"/>
    <w:rsid w:val="00A0040A"/>
    <w:rsid w:val="00A00F1B"/>
    <w:rsid w:val="00A02F69"/>
    <w:rsid w:val="00A044CE"/>
    <w:rsid w:val="00A057DC"/>
    <w:rsid w:val="00A06314"/>
    <w:rsid w:val="00A064FD"/>
    <w:rsid w:val="00A06E4A"/>
    <w:rsid w:val="00A06E4F"/>
    <w:rsid w:val="00A0766B"/>
    <w:rsid w:val="00A108DB"/>
    <w:rsid w:val="00A1150F"/>
    <w:rsid w:val="00A142C0"/>
    <w:rsid w:val="00A143A5"/>
    <w:rsid w:val="00A14ECA"/>
    <w:rsid w:val="00A15738"/>
    <w:rsid w:val="00A15C82"/>
    <w:rsid w:val="00A164BC"/>
    <w:rsid w:val="00A16AA4"/>
    <w:rsid w:val="00A170D7"/>
    <w:rsid w:val="00A173A6"/>
    <w:rsid w:val="00A17940"/>
    <w:rsid w:val="00A20882"/>
    <w:rsid w:val="00A20884"/>
    <w:rsid w:val="00A20F68"/>
    <w:rsid w:val="00A21712"/>
    <w:rsid w:val="00A21718"/>
    <w:rsid w:val="00A227D5"/>
    <w:rsid w:val="00A229E6"/>
    <w:rsid w:val="00A232B4"/>
    <w:rsid w:val="00A23346"/>
    <w:rsid w:val="00A2416D"/>
    <w:rsid w:val="00A24DE3"/>
    <w:rsid w:val="00A259E1"/>
    <w:rsid w:val="00A2602D"/>
    <w:rsid w:val="00A2607D"/>
    <w:rsid w:val="00A320CB"/>
    <w:rsid w:val="00A326A5"/>
    <w:rsid w:val="00A3272B"/>
    <w:rsid w:val="00A3320D"/>
    <w:rsid w:val="00A33DA9"/>
    <w:rsid w:val="00A351B4"/>
    <w:rsid w:val="00A36F9D"/>
    <w:rsid w:val="00A37215"/>
    <w:rsid w:val="00A37A45"/>
    <w:rsid w:val="00A37A7F"/>
    <w:rsid w:val="00A37B3B"/>
    <w:rsid w:val="00A40754"/>
    <w:rsid w:val="00A40FFB"/>
    <w:rsid w:val="00A4228F"/>
    <w:rsid w:val="00A43CF4"/>
    <w:rsid w:val="00A4474F"/>
    <w:rsid w:val="00A44A4A"/>
    <w:rsid w:val="00A452B5"/>
    <w:rsid w:val="00A46D1C"/>
    <w:rsid w:val="00A4746F"/>
    <w:rsid w:val="00A501AD"/>
    <w:rsid w:val="00A51203"/>
    <w:rsid w:val="00A51557"/>
    <w:rsid w:val="00A52049"/>
    <w:rsid w:val="00A52749"/>
    <w:rsid w:val="00A5306D"/>
    <w:rsid w:val="00A53236"/>
    <w:rsid w:val="00A539A8"/>
    <w:rsid w:val="00A54117"/>
    <w:rsid w:val="00A54EEE"/>
    <w:rsid w:val="00A55625"/>
    <w:rsid w:val="00A557CC"/>
    <w:rsid w:val="00A55B5E"/>
    <w:rsid w:val="00A570C4"/>
    <w:rsid w:val="00A606D1"/>
    <w:rsid w:val="00A60CFD"/>
    <w:rsid w:val="00A60DA2"/>
    <w:rsid w:val="00A62651"/>
    <w:rsid w:val="00A64779"/>
    <w:rsid w:val="00A649E8"/>
    <w:rsid w:val="00A64A52"/>
    <w:rsid w:val="00A64ACA"/>
    <w:rsid w:val="00A65702"/>
    <w:rsid w:val="00A659A9"/>
    <w:rsid w:val="00A6679A"/>
    <w:rsid w:val="00A67FC0"/>
    <w:rsid w:val="00A7195D"/>
    <w:rsid w:val="00A719AD"/>
    <w:rsid w:val="00A72176"/>
    <w:rsid w:val="00A72B83"/>
    <w:rsid w:val="00A738A3"/>
    <w:rsid w:val="00A7400B"/>
    <w:rsid w:val="00A75D56"/>
    <w:rsid w:val="00A7656F"/>
    <w:rsid w:val="00A76AA4"/>
    <w:rsid w:val="00A76FA9"/>
    <w:rsid w:val="00A7766C"/>
    <w:rsid w:val="00A80599"/>
    <w:rsid w:val="00A829AF"/>
    <w:rsid w:val="00A82A5F"/>
    <w:rsid w:val="00A82B27"/>
    <w:rsid w:val="00A82D60"/>
    <w:rsid w:val="00A83C4F"/>
    <w:rsid w:val="00A83EFE"/>
    <w:rsid w:val="00A84984"/>
    <w:rsid w:val="00A84F8E"/>
    <w:rsid w:val="00A86DEF"/>
    <w:rsid w:val="00A8721A"/>
    <w:rsid w:val="00A878F9"/>
    <w:rsid w:val="00A87E00"/>
    <w:rsid w:val="00A87EF0"/>
    <w:rsid w:val="00A9012C"/>
    <w:rsid w:val="00A903A4"/>
    <w:rsid w:val="00A90B29"/>
    <w:rsid w:val="00A92FDE"/>
    <w:rsid w:val="00A93B3A"/>
    <w:rsid w:val="00A93C05"/>
    <w:rsid w:val="00A94063"/>
    <w:rsid w:val="00A958B6"/>
    <w:rsid w:val="00A96741"/>
    <w:rsid w:val="00A97543"/>
    <w:rsid w:val="00A97996"/>
    <w:rsid w:val="00AA0492"/>
    <w:rsid w:val="00AA0715"/>
    <w:rsid w:val="00AA0BF1"/>
    <w:rsid w:val="00AA0CC9"/>
    <w:rsid w:val="00AA0DED"/>
    <w:rsid w:val="00AA176B"/>
    <w:rsid w:val="00AA1B12"/>
    <w:rsid w:val="00AA20F3"/>
    <w:rsid w:val="00AA2377"/>
    <w:rsid w:val="00AA27FF"/>
    <w:rsid w:val="00AA28B3"/>
    <w:rsid w:val="00AA4273"/>
    <w:rsid w:val="00AA4335"/>
    <w:rsid w:val="00AA556C"/>
    <w:rsid w:val="00AA58EA"/>
    <w:rsid w:val="00AA5AC5"/>
    <w:rsid w:val="00AA67AE"/>
    <w:rsid w:val="00AA6D85"/>
    <w:rsid w:val="00AA6F7F"/>
    <w:rsid w:val="00AB1565"/>
    <w:rsid w:val="00AB21D9"/>
    <w:rsid w:val="00AB249E"/>
    <w:rsid w:val="00AB293B"/>
    <w:rsid w:val="00AB331E"/>
    <w:rsid w:val="00AB4612"/>
    <w:rsid w:val="00AB5225"/>
    <w:rsid w:val="00AB63B5"/>
    <w:rsid w:val="00AB7023"/>
    <w:rsid w:val="00AC0AD2"/>
    <w:rsid w:val="00AC1C1F"/>
    <w:rsid w:val="00AC1FBF"/>
    <w:rsid w:val="00AC28B8"/>
    <w:rsid w:val="00AC2B78"/>
    <w:rsid w:val="00AC35B3"/>
    <w:rsid w:val="00AC38B1"/>
    <w:rsid w:val="00AC3DBB"/>
    <w:rsid w:val="00AC4628"/>
    <w:rsid w:val="00AC502F"/>
    <w:rsid w:val="00AC657B"/>
    <w:rsid w:val="00AC6BD0"/>
    <w:rsid w:val="00AC6C99"/>
    <w:rsid w:val="00AC7E72"/>
    <w:rsid w:val="00AD1CFB"/>
    <w:rsid w:val="00AD340C"/>
    <w:rsid w:val="00AD3CC3"/>
    <w:rsid w:val="00AD4305"/>
    <w:rsid w:val="00AD45D8"/>
    <w:rsid w:val="00AD4888"/>
    <w:rsid w:val="00AD739F"/>
    <w:rsid w:val="00AD7480"/>
    <w:rsid w:val="00AD79B1"/>
    <w:rsid w:val="00AD7D1D"/>
    <w:rsid w:val="00AD7D8C"/>
    <w:rsid w:val="00AE0076"/>
    <w:rsid w:val="00AE0C8A"/>
    <w:rsid w:val="00AE11B4"/>
    <w:rsid w:val="00AE1282"/>
    <w:rsid w:val="00AE13A8"/>
    <w:rsid w:val="00AE447E"/>
    <w:rsid w:val="00AE51C1"/>
    <w:rsid w:val="00AE523E"/>
    <w:rsid w:val="00AE557F"/>
    <w:rsid w:val="00AE6DA6"/>
    <w:rsid w:val="00AE71EF"/>
    <w:rsid w:val="00AF06B6"/>
    <w:rsid w:val="00AF15CD"/>
    <w:rsid w:val="00AF1BCD"/>
    <w:rsid w:val="00AF2281"/>
    <w:rsid w:val="00AF393A"/>
    <w:rsid w:val="00AF499A"/>
    <w:rsid w:val="00AF5E42"/>
    <w:rsid w:val="00AF76AE"/>
    <w:rsid w:val="00B000AF"/>
    <w:rsid w:val="00B00628"/>
    <w:rsid w:val="00B01045"/>
    <w:rsid w:val="00B028D2"/>
    <w:rsid w:val="00B02EBE"/>
    <w:rsid w:val="00B036FF"/>
    <w:rsid w:val="00B03C2B"/>
    <w:rsid w:val="00B04B83"/>
    <w:rsid w:val="00B04E33"/>
    <w:rsid w:val="00B0542F"/>
    <w:rsid w:val="00B05F48"/>
    <w:rsid w:val="00B063CC"/>
    <w:rsid w:val="00B06503"/>
    <w:rsid w:val="00B0658C"/>
    <w:rsid w:val="00B065CF"/>
    <w:rsid w:val="00B0707E"/>
    <w:rsid w:val="00B07B7A"/>
    <w:rsid w:val="00B12997"/>
    <w:rsid w:val="00B136F5"/>
    <w:rsid w:val="00B15F4F"/>
    <w:rsid w:val="00B160DC"/>
    <w:rsid w:val="00B169F3"/>
    <w:rsid w:val="00B16A69"/>
    <w:rsid w:val="00B17156"/>
    <w:rsid w:val="00B2015E"/>
    <w:rsid w:val="00B20162"/>
    <w:rsid w:val="00B2075A"/>
    <w:rsid w:val="00B20DE5"/>
    <w:rsid w:val="00B21A68"/>
    <w:rsid w:val="00B21F7B"/>
    <w:rsid w:val="00B230A6"/>
    <w:rsid w:val="00B25BCB"/>
    <w:rsid w:val="00B26463"/>
    <w:rsid w:val="00B26464"/>
    <w:rsid w:val="00B27583"/>
    <w:rsid w:val="00B27856"/>
    <w:rsid w:val="00B27989"/>
    <w:rsid w:val="00B3077D"/>
    <w:rsid w:val="00B310F0"/>
    <w:rsid w:val="00B31E16"/>
    <w:rsid w:val="00B32819"/>
    <w:rsid w:val="00B33913"/>
    <w:rsid w:val="00B35A14"/>
    <w:rsid w:val="00B362C7"/>
    <w:rsid w:val="00B3678D"/>
    <w:rsid w:val="00B370DD"/>
    <w:rsid w:val="00B37D07"/>
    <w:rsid w:val="00B40360"/>
    <w:rsid w:val="00B40A0E"/>
    <w:rsid w:val="00B419AC"/>
    <w:rsid w:val="00B41B0D"/>
    <w:rsid w:val="00B42395"/>
    <w:rsid w:val="00B4245F"/>
    <w:rsid w:val="00B427CC"/>
    <w:rsid w:val="00B42C6A"/>
    <w:rsid w:val="00B42E98"/>
    <w:rsid w:val="00B43C6C"/>
    <w:rsid w:val="00B440C9"/>
    <w:rsid w:val="00B45D4C"/>
    <w:rsid w:val="00B46A57"/>
    <w:rsid w:val="00B46D5B"/>
    <w:rsid w:val="00B47A18"/>
    <w:rsid w:val="00B47AE0"/>
    <w:rsid w:val="00B47E0B"/>
    <w:rsid w:val="00B501B1"/>
    <w:rsid w:val="00B50EA8"/>
    <w:rsid w:val="00B540AA"/>
    <w:rsid w:val="00B5475F"/>
    <w:rsid w:val="00B54B99"/>
    <w:rsid w:val="00B55C35"/>
    <w:rsid w:val="00B5616F"/>
    <w:rsid w:val="00B56C9C"/>
    <w:rsid w:val="00B56D24"/>
    <w:rsid w:val="00B57666"/>
    <w:rsid w:val="00B60E0B"/>
    <w:rsid w:val="00B6104C"/>
    <w:rsid w:val="00B61833"/>
    <w:rsid w:val="00B627F9"/>
    <w:rsid w:val="00B62C16"/>
    <w:rsid w:val="00B632D5"/>
    <w:rsid w:val="00B648AF"/>
    <w:rsid w:val="00B65368"/>
    <w:rsid w:val="00B65E0B"/>
    <w:rsid w:val="00B66487"/>
    <w:rsid w:val="00B70325"/>
    <w:rsid w:val="00B70DEA"/>
    <w:rsid w:val="00B71D55"/>
    <w:rsid w:val="00B74CA5"/>
    <w:rsid w:val="00B75010"/>
    <w:rsid w:val="00B76248"/>
    <w:rsid w:val="00B77414"/>
    <w:rsid w:val="00B80EA1"/>
    <w:rsid w:val="00B81EC1"/>
    <w:rsid w:val="00B8277F"/>
    <w:rsid w:val="00B834DA"/>
    <w:rsid w:val="00B849EB"/>
    <w:rsid w:val="00B84AAB"/>
    <w:rsid w:val="00B84BD5"/>
    <w:rsid w:val="00B865E5"/>
    <w:rsid w:val="00B8660F"/>
    <w:rsid w:val="00B86DC5"/>
    <w:rsid w:val="00B87383"/>
    <w:rsid w:val="00B874B4"/>
    <w:rsid w:val="00B87B27"/>
    <w:rsid w:val="00B910DA"/>
    <w:rsid w:val="00B912CD"/>
    <w:rsid w:val="00B9214E"/>
    <w:rsid w:val="00B9277A"/>
    <w:rsid w:val="00B939BC"/>
    <w:rsid w:val="00B93E36"/>
    <w:rsid w:val="00B93EB3"/>
    <w:rsid w:val="00B94090"/>
    <w:rsid w:val="00B94CA1"/>
    <w:rsid w:val="00B95139"/>
    <w:rsid w:val="00B970E4"/>
    <w:rsid w:val="00B972FD"/>
    <w:rsid w:val="00B97675"/>
    <w:rsid w:val="00BA0CD7"/>
    <w:rsid w:val="00BA0E03"/>
    <w:rsid w:val="00BA0E53"/>
    <w:rsid w:val="00BA104A"/>
    <w:rsid w:val="00BA15CA"/>
    <w:rsid w:val="00BA346E"/>
    <w:rsid w:val="00BA3650"/>
    <w:rsid w:val="00BA3CF7"/>
    <w:rsid w:val="00BA4592"/>
    <w:rsid w:val="00BA4963"/>
    <w:rsid w:val="00BA4C8A"/>
    <w:rsid w:val="00BA5653"/>
    <w:rsid w:val="00BA622E"/>
    <w:rsid w:val="00BA6C01"/>
    <w:rsid w:val="00BA6CB7"/>
    <w:rsid w:val="00BA74E7"/>
    <w:rsid w:val="00BA79F9"/>
    <w:rsid w:val="00BA7FD4"/>
    <w:rsid w:val="00BB03C8"/>
    <w:rsid w:val="00BB1E44"/>
    <w:rsid w:val="00BB258A"/>
    <w:rsid w:val="00BB2713"/>
    <w:rsid w:val="00BB4C10"/>
    <w:rsid w:val="00BC0080"/>
    <w:rsid w:val="00BC0199"/>
    <w:rsid w:val="00BC01E3"/>
    <w:rsid w:val="00BC1BDF"/>
    <w:rsid w:val="00BC2275"/>
    <w:rsid w:val="00BC3EEF"/>
    <w:rsid w:val="00BC574E"/>
    <w:rsid w:val="00BC6F13"/>
    <w:rsid w:val="00BC7283"/>
    <w:rsid w:val="00BC7F53"/>
    <w:rsid w:val="00BD20BF"/>
    <w:rsid w:val="00BD2530"/>
    <w:rsid w:val="00BD325D"/>
    <w:rsid w:val="00BD4566"/>
    <w:rsid w:val="00BD4D76"/>
    <w:rsid w:val="00BD5B2E"/>
    <w:rsid w:val="00BD69A9"/>
    <w:rsid w:val="00BD7487"/>
    <w:rsid w:val="00BE0A8B"/>
    <w:rsid w:val="00BE1B2B"/>
    <w:rsid w:val="00BE21F0"/>
    <w:rsid w:val="00BE2AC0"/>
    <w:rsid w:val="00BE2C11"/>
    <w:rsid w:val="00BE34B6"/>
    <w:rsid w:val="00BE4E91"/>
    <w:rsid w:val="00BE4E97"/>
    <w:rsid w:val="00BE6519"/>
    <w:rsid w:val="00BF08BB"/>
    <w:rsid w:val="00BF15D8"/>
    <w:rsid w:val="00BF3BB9"/>
    <w:rsid w:val="00BF4D04"/>
    <w:rsid w:val="00BF5D0F"/>
    <w:rsid w:val="00BF6353"/>
    <w:rsid w:val="00BF7301"/>
    <w:rsid w:val="00BF7703"/>
    <w:rsid w:val="00C00036"/>
    <w:rsid w:val="00C020E1"/>
    <w:rsid w:val="00C0281F"/>
    <w:rsid w:val="00C03C5A"/>
    <w:rsid w:val="00C0434F"/>
    <w:rsid w:val="00C05A7C"/>
    <w:rsid w:val="00C05FCB"/>
    <w:rsid w:val="00C06F8F"/>
    <w:rsid w:val="00C07BDD"/>
    <w:rsid w:val="00C105F5"/>
    <w:rsid w:val="00C10B2F"/>
    <w:rsid w:val="00C11E12"/>
    <w:rsid w:val="00C1219F"/>
    <w:rsid w:val="00C12229"/>
    <w:rsid w:val="00C137C1"/>
    <w:rsid w:val="00C13EF7"/>
    <w:rsid w:val="00C16218"/>
    <w:rsid w:val="00C1685B"/>
    <w:rsid w:val="00C16897"/>
    <w:rsid w:val="00C17253"/>
    <w:rsid w:val="00C20DDA"/>
    <w:rsid w:val="00C21935"/>
    <w:rsid w:val="00C21E79"/>
    <w:rsid w:val="00C22039"/>
    <w:rsid w:val="00C235DF"/>
    <w:rsid w:val="00C23B5E"/>
    <w:rsid w:val="00C246FF"/>
    <w:rsid w:val="00C24D49"/>
    <w:rsid w:val="00C2642B"/>
    <w:rsid w:val="00C271EC"/>
    <w:rsid w:val="00C27E44"/>
    <w:rsid w:val="00C27F89"/>
    <w:rsid w:val="00C302F3"/>
    <w:rsid w:val="00C31643"/>
    <w:rsid w:val="00C31C0D"/>
    <w:rsid w:val="00C31EBF"/>
    <w:rsid w:val="00C325FC"/>
    <w:rsid w:val="00C332E7"/>
    <w:rsid w:val="00C3410C"/>
    <w:rsid w:val="00C3445C"/>
    <w:rsid w:val="00C3535A"/>
    <w:rsid w:val="00C36127"/>
    <w:rsid w:val="00C40BAA"/>
    <w:rsid w:val="00C42827"/>
    <w:rsid w:val="00C43165"/>
    <w:rsid w:val="00C441AA"/>
    <w:rsid w:val="00C44429"/>
    <w:rsid w:val="00C46E8A"/>
    <w:rsid w:val="00C47A3C"/>
    <w:rsid w:val="00C47A99"/>
    <w:rsid w:val="00C520BC"/>
    <w:rsid w:val="00C529AF"/>
    <w:rsid w:val="00C529E3"/>
    <w:rsid w:val="00C53617"/>
    <w:rsid w:val="00C53891"/>
    <w:rsid w:val="00C53F0E"/>
    <w:rsid w:val="00C5428C"/>
    <w:rsid w:val="00C5624A"/>
    <w:rsid w:val="00C56C03"/>
    <w:rsid w:val="00C56E04"/>
    <w:rsid w:val="00C5771B"/>
    <w:rsid w:val="00C61D5C"/>
    <w:rsid w:val="00C626B5"/>
    <w:rsid w:val="00C62B00"/>
    <w:rsid w:val="00C631E1"/>
    <w:rsid w:val="00C6493F"/>
    <w:rsid w:val="00C655A4"/>
    <w:rsid w:val="00C660B4"/>
    <w:rsid w:val="00C664B0"/>
    <w:rsid w:val="00C67BF2"/>
    <w:rsid w:val="00C67F0F"/>
    <w:rsid w:val="00C7107A"/>
    <w:rsid w:val="00C714F1"/>
    <w:rsid w:val="00C7325A"/>
    <w:rsid w:val="00C73351"/>
    <w:rsid w:val="00C7494F"/>
    <w:rsid w:val="00C749AC"/>
    <w:rsid w:val="00C755E6"/>
    <w:rsid w:val="00C81291"/>
    <w:rsid w:val="00C81713"/>
    <w:rsid w:val="00C81AB8"/>
    <w:rsid w:val="00C82020"/>
    <w:rsid w:val="00C820EE"/>
    <w:rsid w:val="00C832C6"/>
    <w:rsid w:val="00C83336"/>
    <w:rsid w:val="00C83B56"/>
    <w:rsid w:val="00C843C7"/>
    <w:rsid w:val="00C845BB"/>
    <w:rsid w:val="00C8539E"/>
    <w:rsid w:val="00C855B1"/>
    <w:rsid w:val="00C907F9"/>
    <w:rsid w:val="00C910BE"/>
    <w:rsid w:val="00C91E3C"/>
    <w:rsid w:val="00C92145"/>
    <w:rsid w:val="00C92E55"/>
    <w:rsid w:val="00C941CA"/>
    <w:rsid w:val="00C9469A"/>
    <w:rsid w:val="00C95199"/>
    <w:rsid w:val="00C96C61"/>
    <w:rsid w:val="00CA1A28"/>
    <w:rsid w:val="00CA364C"/>
    <w:rsid w:val="00CA3F12"/>
    <w:rsid w:val="00CA4AA5"/>
    <w:rsid w:val="00CA4D19"/>
    <w:rsid w:val="00CA5019"/>
    <w:rsid w:val="00CA5531"/>
    <w:rsid w:val="00CA5676"/>
    <w:rsid w:val="00CA5831"/>
    <w:rsid w:val="00CA5E74"/>
    <w:rsid w:val="00CA62B4"/>
    <w:rsid w:val="00CA6D32"/>
    <w:rsid w:val="00CA7E3C"/>
    <w:rsid w:val="00CB0CC7"/>
    <w:rsid w:val="00CB1544"/>
    <w:rsid w:val="00CB16D3"/>
    <w:rsid w:val="00CB2E6B"/>
    <w:rsid w:val="00CB3C82"/>
    <w:rsid w:val="00CB4F36"/>
    <w:rsid w:val="00CB528A"/>
    <w:rsid w:val="00CB6B6C"/>
    <w:rsid w:val="00CB7931"/>
    <w:rsid w:val="00CC01B6"/>
    <w:rsid w:val="00CC1746"/>
    <w:rsid w:val="00CC1B9A"/>
    <w:rsid w:val="00CC2A82"/>
    <w:rsid w:val="00CC3632"/>
    <w:rsid w:val="00CC3F3E"/>
    <w:rsid w:val="00CC45FE"/>
    <w:rsid w:val="00CC4970"/>
    <w:rsid w:val="00CC55B3"/>
    <w:rsid w:val="00CC57D0"/>
    <w:rsid w:val="00CC5A04"/>
    <w:rsid w:val="00CC7ED2"/>
    <w:rsid w:val="00CD06FB"/>
    <w:rsid w:val="00CD0B42"/>
    <w:rsid w:val="00CD3114"/>
    <w:rsid w:val="00CD42A3"/>
    <w:rsid w:val="00CD4483"/>
    <w:rsid w:val="00CD45DE"/>
    <w:rsid w:val="00CD4D6D"/>
    <w:rsid w:val="00CD68A4"/>
    <w:rsid w:val="00CD760E"/>
    <w:rsid w:val="00CD7A76"/>
    <w:rsid w:val="00CD7BE5"/>
    <w:rsid w:val="00CE007A"/>
    <w:rsid w:val="00CE09AF"/>
    <w:rsid w:val="00CE1257"/>
    <w:rsid w:val="00CE150B"/>
    <w:rsid w:val="00CE278A"/>
    <w:rsid w:val="00CE38E3"/>
    <w:rsid w:val="00CE4141"/>
    <w:rsid w:val="00CE490D"/>
    <w:rsid w:val="00CE4E08"/>
    <w:rsid w:val="00CF01D8"/>
    <w:rsid w:val="00CF133F"/>
    <w:rsid w:val="00CF1923"/>
    <w:rsid w:val="00CF1B5F"/>
    <w:rsid w:val="00CF23C6"/>
    <w:rsid w:val="00CF3F33"/>
    <w:rsid w:val="00CF4048"/>
    <w:rsid w:val="00CF42F5"/>
    <w:rsid w:val="00CF4633"/>
    <w:rsid w:val="00CF4E07"/>
    <w:rsid w:val="00CF5851"/>
    <w:rsid w:val="00CF58C0"/>
    <w:rsid w:val="00CF593C"/>
    <w:rsid w:val="00CF5CE9"/>
    <w:rsid w:val="00CF5D71"/>
    <w:rsid w:val="00CF5E92"/>
    <w:rsid w:val="00CF5EB3"/>
    <w:rsid w:val="00CF6107"/>
    <w:rsid w:val="00CF6CEB"/>
    <w:rsid w:val="00CF6E63"/>
    <w:rsid w:val="00CF7080"/>
    <w:rsid w:val="00CF78E0"/>
    <w:rsid w:val="00D007BA"/>
    <w:rsid w:val="00D01297"/>
    <w:rsid w:val="00D01C3D"/>
    <w:rsid w:val="00D01F73"/>
    <w:rsid w:val="00D02119"/>
    <w:rsid w:val="00D027CD"/>
    <w:rsid w:val="00D02B30"/>
    <w:rsid w:val="00D03091"/>
    <w:rsid w:val="00D03268"/>
    <w:rsid w:val="00D0377F"/>
    <w:rsid w:val="00D0394A"/>
    <w:rsid w:val="00D0413F"/>
    <w:rsid w:val="00D048B6"/>
    <w:rsid w:val="00D049D3"/>
    <w:rsid w:val="00D04E53"/>
    <w:rsid w:val="00D05332"/>
    <w:rsid w:val="00D05AEA"/>
    <w:rsid w:val="00D100A5"/>
    <w:rsid w:val="00D10150"/>
    <w:rsid w:val="00D10A28"/>
    <w:rsid w:val="00D11C3C"/>
    <w:rsid w:val="00D11F8E"/>
    <w:rsid w:val="00D146E3"/>
    <w:rsid w:val="00D1499C"/>
    <w:rsid w:val="00D14B49"/>
    <w:rsid w:val="00D16F40"/>
    <w:rsid w:val="00D174D6"/>
    <w:rsid w:val="00D22F9E"/>
    <w:rsid w:val="00D2443A"/>
    <w:rsid w:val="00D25E52"/>
    <w:rsid w:val="00D2643B"/>
    <w:rsid w:val="00D26BA6"/>
    <w:rsid w:val="00D31B25"/>
    <w:rsid w:val="00D326D5"/>
    <w:rsid w:val="00D32CB3"/>
    <w:rsid w:val="00D33B1E"/>
    <w:rsid w:val="00D34268"/>
    <w:rsid w:val="00D34BD5"/>
    <w:rsid w:val="00D365EF"/>
    <w:rsid w:val="00D36842"/>
    <w:rsid w:val="00D37917"/>
    <w:rsid w:val="00D4070D"/>
    <w:rsid w:val="00D40821"/>
    <w:rsid w:val="00D40FF9"/>
    <w:rsid w:val="00D4121E"/>
    <w:rsid w:val="00D412B9"/>
    <w:rsid w:val="00D415E7"/>
    <w:rsid w:val="00D42B63"/>
    <w:rsid w:val="00D42C38"/>
    <w:rsid w:val="00D43216"/>
    <w:rsid w:val="00D43330"/>
    <w:rsid w:val="00D4375E"/>
    <w:rsid w:val="00D44777"/>
    <w:rsid w:val="00D44D3F"/>
    <w:rsid w:val="00D45570"/>
    <w:rsid w:val="00D45BBB"/>
    <w:rsid w:val="00D45D01"/>
    <w:rsid w:val="00D461BC"/>
    <w:rsid w:val="00D4647E"/>
    <w:rsid w:val="00D4693A"/>
    <w:rsid w:val="00D46B06"/>
    <w:rsid w:val="00D478B2"/>
    <w:rsid w:val="00D500BD"/>
    <w:rsid w:val="00D513A4"/>
    <w:rsid w:val="00D5181F"/>
    <w:rsid w:val="00D528C1"/>
    <w:rsid w:val="00D52EF0"/>
    <w:rsid w:val="00D53D6B"/>
    <w:rsid w:val="00D54205"/>
    <w:rsid w:val="00D57866"/>
    <w:rsid w:val="00D6250B"/>
    <w:rsid w:val="00D62A40"/>
    <w:rsid w:val="00D62B83"/>
    <w:rsid w:val="00D63682"/>
    <w:rsid w:val="00D64452"/>
    <w:rsid w:val="00D6497B"/>
    <w:rsid w:val="00D664E9"/>
    <w:rsid w:val="00D704F1"/>
    <w:rsid w:val="00D70C7A"/>
    <w:rsid w:val="00D71891"/>
    <w:rsid w:val="00D71B8E"/>
    <w:rsid w:val="00D72B5D"/>
    <w:rsid w:val="00D73527"/>
    <w:rsid w:val="00D746DC"/>
    <w:rsid w:val="00D7589A"/>
    <w:rsid w:val="00D7680C"/>
    <w:rsid w:val="00D76814"/>
    <w:rsid w:val="00D76CBA"/>
    <w:rsid w:val="00D77D60"/>
    <w:rsid w:val="00D814B6"/>
    <w:rsid w:val="00D85F2E"/>
    <w:rsid w:val="00D85F46"/>
    <w:rsid w:val="00D86442"/>
    <w:rsid w:val="00D865B2"/>
    <w:rsid w:val="00D866B7"/>
    <w:rsid w:val="00D869A6"/>
    <w:rsid w:val="00D86EC2"/>
    <w:rsid w:val="00D90289"/>
    <w:rsid w:val="00D90FCD"/>
    <w:rsid w:val="00D93E3D"/>
    <w:rsid w:val="00D951CB"/>
    <w:rsid w:val="00D97379"/>
    <w:rsid w:val="00DA1294"/>
    <w:rsid w:val="00DA1DA5"/>
    <w:rsid w:val="00DA1EC5"/>
    <w:rsid w:val="00DA4329"/>
    <w:rsid w:val="00DA446A"/>
    <w:rsid w:val="00DA4529"/>
    <w:rsid w:val="00DA4570"/>
    <w:rsid w:val="00DA45B2"/>
    <w:rsid w:val="00DA4B87"/>
    <w:rsid w:val="00DA5136"/>
    <w:rsid w:val="00DA63F6"/>
    <w:rsid w:val="00DA6FBA"/>
    <w:rsid w:val="00DA7233"/>
    <w:rsid w:val="00DA7B75"/>
    <w:rsid w:val="00DA7ECF"/>
    <w:rsid w:val="00DB0211"/>
    <w:rsid w:val="00DB0851"/>
    <w:rsid w:val="00DB0CAA"/>
    <w:rsid w:val="00DB1E69"/>
    <w:rsid w:val="00DB5BDD"/>
    <w:rsid w:val="00DB64E9"/>
    <w:rsid w:val="00DB73CF"/>
    <w:rsid w:val="00DB7DDC"/>
    <w:rsid w:val="00DC164A"/>
    <w:rsid w:val="00DC2632"/>
    <w:rsid w:val="00DC2BA1"/>
    <w:rsid w:val="00DC41B0"/>
    <w:rsid w:val="00DC47A3"/>
    <w:rsid w:val="00DC4E00"/>
    <w:rsid w:val="00DC5A93"/>
    <w:rsid w:val="00DC6655"/>
    <w:rsid w:val="00DC6800"/>
    <w:rsid w:val="00DC6841"/>
    <w:rsid w:val="00DC703A"/>
    <w:rsid w:val="00DC7B2C"/>
    <w:rsid w:val="00DD03FD"/>
    <w:rsid w:val="00DD09B1"/>
    <w:rsid w:val="00DD09CB"/>
    <w:rsid w:val="00DD0CEC"/>
    <w:rsid w:val="00DD11F5"/>
    <w:rsid w:val="00DD12E1"/>
    <w:rsid w:val="00DD1667"/>
    <w:rsid w:val="00DD1820"/>
    <w:rsid w:val="00DD1B22"/>
    <w:rsid w:val="00DD20C7"/>
    <w:rsid w:val="00DD2614"/>
    <w:rsid w:val="00DD3173"/>
    <w:rsid w:val="00DD3537"/>
    <w:rsid w:val="00DD35D6"/>
    <w:rsid w:val="00DD38AB"/>
    <w:rsid w:val="00DD40CE"/>
    <w:rsid w:val="00DD4234"/>
    <w:rsid w:val="00DD5DAA"/>
    <w:rsid w:val="00DD635F"/>
    <w:rsid w:val="00DD6803"/>
    <w:rsid w:val="00DD71DF"/>
    <w:rsid w:val="00DD7D42"/>
    <w:rsid w:val="00DE0629"/>
    <w:rsid w:val="00DE11E5"/>
    <w:rsid w:val="00DE1DD9"/>
    <w:rsid w:val="00DE37B0"/>
    <w:rsid w:val="00DE3940"/>
    <w:rsid w:val="00DE3A4B"/>
    <w:rsid w:val="00DE3CAF"/>
    <w:rsid w:val="00DE3CF6"/>
    <w:rsid w:val="00DE4711"/>
    <w:rsid w:val="00DE5B67"/>
    <w:rsid w:val="00DE7D42"/>
    <w:rsid w:val="00DE7E8B"/>
    <w:rsid w:val="00DF026F"/>
    <w:rsid w:val="00DF0C1E"/>
    <w:rsid w:val="00DF22D8"/>
    <w:rsid w:val="00DF31BC"/>
    <w:rsid w:val="00DF4BC4"/>
    <w:rsid w:val="00DF5E0C"/>
    <w:rsid w:val="00DF634F"/>
    <w:rsid w:val="00DF6751"/>
    <w:rsid w:val="00DF7D9B"/>
    <w:rsid w:val="00DF7DA6"/>
    <w:rsid w:val="00E0037B"/>
    <w:rsid w:val="00E00A32"/>
    <w:rsid w:val="00E00CAF"/>
    <w:rsid w:val="00E012FA"/>
    <w:rsid w:val="00E013D7"/>
    <w:rsid w:val="00E030B8"/>
    <w:rsid w:val="00E03BC9"/>
    <w:rsid w:val="00E0493F"/>
    <w:rsid w:val="00E04D5B"/>
    <w:rsid w:val="00E07364"/>
    <w:rsid w:val="00E07B59"/>
    <w:rsid w:val="00E10B30"/>
    <w:rsid w:val="00E11627"/>
    <w:rsid w:val="00E14D73"/>
    <w:rsid w:val="00E153F4"/>
    <w:rsid w:val="00E164C0"/>
    <w:rsid w:val="00E16860"/>
    <w:rsid w:val="00E20EC1"/>
    <w:rsid w:val="00E222B3"/>
    <w:rsid w:val="00E24022"/>
    <w:rsid w:val="00E24A45"/>
    <w:rsid w:val="00E255A2"/>
    <w:rsid w:val="00E25985"/>
    <w:rsid w:val="00E25EBE"/>
    <w:rsid w:val="00E26C03"/>
    <w:rsid w:val="00E27322"/>
    <w:rsid w:val="00E27ABD"/>
    <w:rsid w:val="00E3077D"/>
    <w:rsid w:val="00E30974"/>
    <w:rsid w:val="00E331D4"/>
    <w:rsid w:val="00E33A5B"/>
    <w:rsid w:val="00E33C57"/>
    <w:rsid w:val="00E34ED9"/>
    <w:rsid w:val="00E3561A"/>
    <w:rsid w:val="00E35C26"/>
    <w:rsid w:val="00E35D17"/>
    <w:rsid w:val="00E35F46"/>
    <w:rsid w:val="00E36573"/>
    <w:rsid w:val="00E3740F"/>
    <w:rsid w:val="00E401C0"/>
    <w:rsid w:val="00E40A9F"/>
    <w:rsid w:val="00E41235"/>
    <w:rsid w:val="00E413C9"/>
    <w:rsid w:val="00E41697"/>
    <w:rsid w:val="00E41A03"/>
    <w:rsid w:val="00E41B96"/>
    <w:rsid w:val="00E45A3D"/>
    <w:rsid w:val="00E45D57"/>
    <w:rsid w:val="00E45EE4"/>
    <w:rsid w:val="00E46840"/>
    <w:rsid w:val="00E51C51"/>
    <w:rsid w:val="00E53985"/>
    <w:rsid w:val="00E5409E"/>
    <w:rsid w:val="00E5507C"/>
    <w:rsid w:val="00E56837"/>
    <w:rsid w:val="00E6079D"/>
    <w:rsid w:val="00E6151D"/>
    <w:rsid w:val="00E61C6F"/>
    <w:rsid w:val="00E62E9A"/>
    <w:rsid w:val="00E63C1D"/>
    <w:rsid w:val="00E64D7A"/>
    <w:rsid w:val="00E651B1"/>
    <w:rsid w:val="00E65DAD"/>
    <w:rsid w:val="00E674AF"/>
    <w:rsid w:val="00E67A64"/>
    <w:rsid w:val="00E702DF"/>
    <w:rsid w:val="00E71482"/>
    <w:rsid w:val="00E72875"/>
    <w:rsid w:val="00E73309"/>
    <w:rsid w:val="00E735D4"/>
    <w:rsid w:val="00E73BD2"/>
    <w:rsid w:val="00E73F94"/>
    <w:rsid w:val="00E74E78"/>
    <w:rsid w:val="00E77718"/>
    <w:rsid w:val="00E77E2C"/>
    <w:rsid w:val="00E81BB4"/>
    <w:rsid w:val="00E8349A"/>
    <w:rsid w:val="00E83CAF"/>
    <w:rsid w:val="00E8533C"/>
    <w:rsid w:val="00E8641F"/>
    <w:rsid w:val="00E86A43"/>
    <w:rsid w:val="00E86D26"/>
    <w:rsid w:val="00E86E0B"/>
    <w:rsid w:val="00E92CA0"/>
    <w:rsid w:val="00E92D0A"/>
    <w:rsid w:val="00E9397D"/>
    <w:rsid w:val="00E93C03"/>
    <w:rsid w:val="00E93C6E"/>
    <w:rsid w:val="00E96963"/>
    <w:rsid w:val="00E96A5C"/>
    <w:rsid w:val="00EA0213"/>
    <w:rsid w:val="00EA0308"/>
    <w:rsid w:val="00EA05EA"/>
    <w:rsid w:val="00EA086C"/>
    <w:rsid w:val="00EA2121"/>
    <w:rsid w:val="00EA26FB"/>
    <w:rsid w:val="00EA34E6"/>
    <w:rsid w:val="00EA5527"/>
    <w:rsid w:val="00EA6AB7"/>
    <w:rsid w:val="00EA70C8"/>
    <w:rsid w:val="00EA7620"/>
    <w:rsid w:val="00EA77AF"/>
    <w:rsid w:val="00EA7EFA"/>
    <w:rsid w:val="00EB07D3"/>
    <w:rsid w:val="00EB0928"/>
    <w:rsid w:val="00EB0C04"/>
    <w:rsid w:val="00EB102C"/>
    <w:rsid w:val="00EB1038"/>
    <w:rsid w:val="00EB1363"/>
    <w:rsid w:val="00EB1BAB"/>
    <w:rsid w:val="00EB22C1"/>
    <w:rsid w:val="00EB2761"/>
    <w:rsid w:val="00EB299A"/>
    <w:rsid w:val="00EB3846"/>
    <w:rsid w:val="00EB3E23"/>
    <w:rsid w:val="00EB53BF"/>
    <w:rsid w:val="00EB58C3"/>
    <w:rsid w:val="00EB7355"/>
    <w:rsid w:val="00EB791F"/>
    <w:rsid w:val="00EC1551"/>
    <w:rsid w:val="00EC2131"/>
    <w:rsid w:val="00EC236D"/>
    <w:rsid w:val="00EC40CF"/>
    <w:rsid w:val="00EC46E0"/>
    <w:rsid w:val="00EC4E1A"/>
    <w:rsid w:val="00EC5671"/>
    <w:rsid w:val="00EC58FD"/>
    <w:rsid w:val="00EC6087"/>
    <w:rsid w:val="00EC6AA3"/>
    <w:rsid w:val="00EC75DD"/>
    <w:rsid w:val="00EC77CD"/>
    <w:rsid w:val="00ED063E"/>
    <w:rsid w:val="00ED0972"/>
    <w:rsid w:val="00ED0EA4"/>
    <w:rsid w:val="00ED2D78"/>
    <w:rsid w:val="00ED3DC0"/>
    <w:rsid w:val="00ED4A25"/>
    <w:rsid w:val="00ED64A3"/>
    <w:rsid w:val="00ED74F0"/>
    <w:rsid w:val="00ED75F6"/>
    <w:rsid w:val="00EE0C1B"/>
    <w:rsid w:val="00EE2EFF"/>
    <w:rsid w:val="00EE3833"/>
    <w:rsid w:val="00EE4E73"/>
    <w:rsid w:val="00EE4ED1"/>
    <w:rsid w:val="00EE4F68"/>
    <w:rsid w:val="00EE5F16"/>
    <w:rsid w:val="00EE6F94"/>
    <w:rsid w:val="00EE7BA2"/>
    <w:rsid w:val="00EE7CAB"/>
    <w:rsid w:val="00EF0860"/>
    <w:rsid w:val="00EF0A1F"/>
    <w:rsid w:val="00EF2C0A"/>
    <w:rsid w:val="00EF3AB9"/>
    <w:rsid w:val="00EF408A"/>
    <w:rsid w:val="00EF6862"/>
    <w:rsid w:val="00EF6F3E"/>
    <w:rsid w:val="00EF7672"/>
    <w:rsid w:val="00EF77FF"/>
    <w:rsid w:val="00F02C2E"/>
    <w:rsid w:val="00F0367A"/>
    <w:rsid w:val="00F051C8"/>
    <w:rsid w:val="00F053D4"/>
    <w:rsid w:val="00F063D9"/>
    <w:rsid w:val="00F078B0"/>
    <w:rsid w:val="00F10852"/>
    <w:rsid w:val="00F110E5"/>
    <w:rsid w:val="00F123F8"/>
    <w:rsid w:val="00F12B1D"/>
    <w:rsid w:val="00F12B9E"/>
    <w:rsid w:val="00F12EC3"/>
    <w:rsid w:val="00F1530D"/>
    <w:rsid w:val="00F16BF5"/>
    <w:rsid w:val="00F200D4"/>
    <w:rsid w:val="00F22118"/>
    <w:rsid w:val="00F24149"/>
    <w:rsid w:val="00F24247"/>
    <w:rsid w:val="00F246B6"/>
    <w:rsid w:val="00F252C7"/>
    <w:rsid w:val="00F2624F"/>
    <w:rsid w:val="00F27738"/>
    <w:rsid w:val="00F30544"/>
    <w:rsid w:val="00F327D2"/>
    <w:rsid w:val="00F33142"/>
    <w:rsid w:val="00F343E2"/>
    <w:rsid w:val="00F35041"/>
    <w:rsid w:val="00F3533C"/>
    <w:rsid w:val="00F36F27"/>
    <w:rsid w:val="00F3788B"/>
    <w:rsid w:val="00F41884"/>
    <w:rsid w:val="00F420EF"/>
    <w:rsid w:val="00F428E2"/>
    <w:rsid w:val="00F42BE1"/>
    <w:rsid w:val="00F43D10"/>
    <w:rsid w:val="00F44F45"/>
    <w:rsid w:val="00F46B0B"/>
    <w:rsid w:val="00F5075F"/>
    <w:rsid w:val="00F50A3E"/>
    <w:rsid w:val="00F51ED3"/>
    <w:rsid w:val="00F53D69"/>
    <w:rsid w:val="00F556D3"/>
    <w:rsid w:val="00F5572B"/>
    <w:rsid w:val="00F56266"/>
    <w:rsid w:val="00F56442"/>
    <w:rsid w:val="00F57D83"/>
    <w:rsid w:val="00F611D7"/>
    <w:rsid w:val="00F6269E"/>
    <w:rsid w:val="00F62D44"/>
    <w:rsid w:val="00F62DCC"/>
    <w:rsid w:val="00F62EB7"/>
    <w:rsid w:val="00F6354C"/>
    <w:rsid w:val="00F63E49"/>
    <w:rsid w:val="00F63F9C"/>
    <w:rsid w:val="00F65838"/>
    <w:rsid w:val="00F65EB7"/>
    <w:rsid w:val="00F66961"/>
    <w:rsid w:val="00F67323"/>
    <w:rsid w:val="00F673DD"/>
    <w:rsid w:val="00F67D71"/>
    <w:rsid w:val="00F703E7"/>
    <w:rsid w:val="00F7078E"/>
    <w:rsid w:val="00F71EC8"/>
    <w:rsid w:val="00F723D5"/>
    <w:rsid w:val="00F7288F"/>
    <w:rsid w:val="00F72A11"/>
    <w:rsid w:val="00F72CB8"/>
    <w:rsid w:val="00F737F9"/>
    <w:rsid w:val="00F73C05"/>
    <w:rsid w:val="00F758E3"/>
    <w:rsid w:val="00F7641E"/>
    <w:rsid w:val="00F76D3C"/>
    <w:rsid w:val="00F770D9"/>
    <w:rsid w:val="00F773EB"/>
    <w:rsid w:val="00F80270"/>
    <w:rsid w:val="00F808E7"/>
    <w:rsid w:val="00F810A7"/>
    <w:rsid w:val="00F82F03"/>
    <w:rsid w:val="00F84907"/>
    <w:rsid w:val="00F85721"/>
    <w:rsid w:val="00F8656B"/>
    <w:rsid w:val="00F900A9"/>
    <w:rsid w:val="00F91F07"/>
    <w:rsid w:val="00F92596"/>
    <w:rsid w:val="00F93DF0"/>
    <w:rsid w:val="00F945FC"/>
    <w:rsid w:val="00F94B03"/>
    <w:rsid w:val="00F94BEF"/>
    <w:rsid w:val="00F95490"/>
    <w:rsid w:val="00F95A10"/>
    <w:rsid w:val="00FA08C3"/>
    <w:rsid w:val="00FA1C28"/>
    <w:rsid w:val="00FA20BB"/>
    <w:rsid w:val="00FA2593"/>
    <w:rsid w:val="00FA39BB"/>
    <w:rsid w:val="00FA42F8"/>
    <w:rsid w:val="00FA54BF"/>
    <w:rsid w:val="00FA603F"/>
    <w:rsid w:val="00FA6E74"/>
    <w:rsid w:val="00FB0885"/>
    <w:rsid w:val="00FB0C82"/>
    <w:rsid w:val="00FB1E62"/>
    <w:rsid w:val="00FB2382"/>
    <w:rsid w:val="00FB43BC"/>
    <w:rsid w:val="00FB4BD3"/>
    <w:rsid w:val="00FB5031"/>
    <w:rsid w:val="00FB68A0"/>
    <w:rsid w:val="00FC0659"/>
    <w:rsid w:val="00FC28C4"/>
    <w:rsid w:val="00FC2F87"/>
    <w:rsid w:val="00FC3FC7"/>
    <w:rsid w:val="00FC52F6"/>
    <w:rsid w:val="00FC57FB"/>
    <w:rsid w:val="00FC5D49"/>
    <w:rsid w:val="00FC7241"/>
    <w:rsid w:val="00FC7AE5"/>
    <w:rsid w:val="00FD0174"/>
    <w:rsid w:val="00FD0A57"/>
    <w:rsid w:val="00FD159D"/>
    <w:rsid w:val="00FD2154"/>
    <w:rsid w:val="00FD4072"/>
    <w:rsid w:val="00FD5648"/>
    <w:rsid w:val="00FD5BE5"/>
    <w:rsid w:val="00FD6348"/>
    <w:rsid w:val="00FD6F29"/>
    <w:rsid w:val="00FD75D9"/>
    <w:rsid w:val="00FD77C5"/>
    <w:rsid w:val="00FE05D3"/>
    <w:rsid w:val="00FE1314"/>
    <w:rsid w:val="00FE1599"/>
    <w:rsid w:val="00FE1D7A"/>
    <w:rsid w:val="00FE230D"/>
    <w:rsid w:val="00FE2F7C"/>
    <w:rsid w:val="00FE46F8"/>
    <w:rsid w:val="00FE5BDC"/>
    <w:rsid w:val="00FE71AC"/>
    <w:rsid w:val="00FE78FF"/>
    <w:rsid w:val="00FE7CCA"/>
    <w:rsid w:val="00FF4233"/>
    <w:rsid w:val="00FF4CBE"/>
    <w:rsid w:val="00FF4FEA"/>
    <w:rsid w:val="00FF5074"/>
    <w:rsid w:val="00FF5836"/>
    <w:rsid w:val="00FF6230"/>
    <w:rsid w:val="00FF76D7"/>
    <w:rsid w:val="00FF7A56"/>
    <w:rsid w:val="03F371ED"/>
    <w:rsid w:val="05050737"/>
    <w:rsid w:val="0F6CB996"/>
    <w:rsid w:val="0F7FECF2"/>
    <w:rsid w:val="11E28D99"/>
    <w:rsid w:val="209A1405"/>
    <w:rsid w:val="246A5F6C"/>
    <w:rsid w:val="2E970EA3"/>
    <w:rsid w:val="2F683DF4"/>
    <w:rsid w:val="41334207"/>
    <w:rsid w:val="459F28F7"/>
    <w:rsid w:val="473DB704"/>
    <w:rsid w:val="4CC38E4E"/>
    <w:rsid w:val="55D7E2CB"/>
    <w:rsid w:val="58809F77"/>
    <w:rsid w:val="63D7E800"/>
    <w:rsid w:val="6B3C643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7E0C3"/>
  <w15:chartTrackingRefBased/>
  <w15:docId w15:val="{406206F5-7B0A-4334-8448-E2D9EA08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32"/>
    <w:pPr>
      <w:jc w:val="both"/>
    </w:pPr>
  </w:style>
  <w:style w:type="paragraph" w:styleId="Ttulo1">
    <w:name w:val="heading 1"/>
    <w:basedOn w:val="Normal"/>
    <w:next w:val="Normal"/>
    <w:link w:val="Ttulo1Car"/>
    <w:uiPriority w:val="1"/>
    <w:qFormat/>
    <w:rsid w:val="00113C5E"/>
    <w:pPr>
      <w:keepNext/>
      <w:numPr>
        <w:numId w:val="3"/>
      </w:numPr>
      <w:pBdr>
        <w:bottom w:val="single" w:sz="6" w:space="1" w:color="7F7F7F"/>
      </w:pBdr>
      <w:spacing w:before="480" w:after="120" w:line="240" w:lineRule="auto"/>
      <w:outlineLvl w:val="0"/>
    </w:pPr>
    <w:rPr>
      <w:rFonts w:ascii="Calibri" w:eastAsia="Batang" w:hAnsi="Calibri" w:cs="Calibri"/>
      <w:b/>
      <w:caps/>
      <w:color w:val="EC0000"/>
      <w:kern w:val="28"/>
      <w:sz w:val="28"/>
      <w:szCs w:val="20"/>
      <w:lang w:val="en-GB"/>
    </w:rPr>
  </w:style>
  <w:style w:type="paragraph" w:styleId="Ttulo2">
    <w:name w:val="heading 2"/>
    <w:aliases w:val="título 2,título 21,título 22,título 23,título 24,título 25,Titulo 2,H2-Heading 2,2,Header 2,l2,Header2,h2,22,heading2,list2,H2,2m,A,Level 2 Head,heading 2,MOVE-it 2,Headline 2,H21,H22,h 3,ICL 2,Heading 2a,Numbered - 2,h 4,ICL,kk,CHS,A.B.C."/>
    <w:basedOn w:val="Normal"/>
    <w:next w:val="Normal"/>
    <w:link w:val="Ttulo2Car"/>
    <w:uiPriority w:val="1"/>
    <w:qFormat/>
    <w:rsid w:val="00113C5E"/>
    <w:pPr>
      <w:keepNext/>
      <w:numPr>
        <w:ilvl w:val="1"/>
        <w:numId w:val="3"/>
      </w:numPr>
      <w:spacing w:before="360" w:after="120" w:line="240" w:lineRule="auto"/>
      <w:outlineLvl w:val="1"/>
    </w:pPr>
    <w:rPr>
      <w:rFonts w:ascii="Calibri" w:eastAsia="Times New Roman" w:hAnsi="Calibri" w:cs="Calibri"/>
      <w:b/>
      <w:color w:val="EC0000"/>
      <w:sz w:val="24"/>
      <w:szCs w:val="20"/>
      <w:lang w:val="en-GB"/>
    </w:rPr>
  </w:style>
  <w:style w:type="paragraph" w:styleId="Ttulo3">
    <w:name w:val="heading 3"/>
    <w:aliases w:val="H3-Heading 3,l3.3,l3,título 3,título 31,título 32,título 33,título 34,3,h3,list 3,list3,3m,Level 3 Head,H3,heading 3,MOVE-it 3,H31,H32,B Head,l31,Level 3 Head1,H33,31,heading 31,MOVE-it 31,B Head1,H311,H321,h31,B Head2,H34,H312,H322,h32"/>
    <w:basedOn w:val="Normal"/>
    <w:next w:val="Normal"/>
    <w:link w:val="Ttulo3Car"/>
    <w:uiPriority w:val="1"/>
    <w:unhideWhenUsed/>
    <w:qFormat/>
    <w:rsid w:val="00A057DC"/>
    <w:pPr>
      <w:keepNext/>
      <w:keepLines/>
      <w:numPr>
        <w:ilvl w:val="2"/>
        <w:numId w:val="3"/>
      </w:numPr>
      <w:spacing w:before="40" w:after="0"/>
      <w:outlineLvl w:val="2"/>
    </w:pPr>
    <w:rPr>
      <w:rFonts w:asciiTheme="majorHAnsi" w:eastAsiaTheme="majorEastAsia" w:hAnsiTheme="majorHAnsi" w:cstheme="majorBidi"/>
      <w:b/>
      <w:i/>
      <w:color w:val="EC0000"/>
      <w:sz w:val="24"/>
      <w:szCs w:val="24"/>
    </w:rPr>
  </w:style>
  <w:style w:type="paragraph" w:styleId="Ttulo4">
    <w:name w:val="heading 4"/>
    <w:basedOn w:val="Normal"/>
    <w:link w:val="Ttulo4Car"/>
    <w:uiPriority w:val="1"/>
    <w:qFormat/>
    <w:rsid w:val="00113C5E"/>
    <w:pPr>
      <w:widowControl w:val="0"/>
      <w:numPr>
        <w:ilvl w:val="3"/>
        <w:numId w:val="3"/>
      </w:numPr>
      <w:autoSpaceDE w:val="0"/>
      <w:autoSpaceDN w:val="0"/>
      <w:spacing w:before="1" w:after="0" w:line="240" w:lineRule="auto"/>
      <w:outlineLvl w:val="3"/>
    </w:pPr>
    <w:rPr>
      <w:rFonts w:asciiTheme="majorHAnsi" w:eastAsia="Times New Roman" w:hAnsiTheme="majorHAnsi" w:cs="Times New Roman"/>
      <w:b/>
      <w:bCs/>
      <w:i/>
      <w:color w:val="EC0000"/>
      <w:sz w:val="24"/>
      <w:lang w:val="en-US"/>
    </w:rPr>
  </w:style>
  <w:style w:type="paragraph" w:styleId="Ttulo5">
    <w:name w:val="heading 5"/>
    <w:basedOn w:val="Normal"/>
    <w:next w:val="Normal"/>
    <w:link w:val="Ttulo5Car"/>
    <w:uiPriority w:val="9"/>
    <w:semiHidden/>
    <w:unhideWhenUsed/>
    <w:qFormat/>
    <w:rsid w:val="00546872"/>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546872"/>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546872"/>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54687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4687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oc">
    <w:name w:val="Título Doc"/>
    <w:next w:val="Normal"/>
    <w:rsid w:val="007B7BCD"/>
    <w:pPr>
      <w:pBdr>
        <w:top w:val="single" w:sz="4" w:space="1" w:color="auto"/>
        <w:left w:val="single" w:sz="4" w:space="4" w:color="auto"/>
        <w:bottom w:val="single" w:sz="4" w:space="1" w:color="auto"/>
        <w:right w:val="single" w:sz="4" w:space="4" w:color="auto"/>
      </w:pBdr>
      <w:spacing w:after="0" w:line="240" w:lineRule="auto"/>
      <w:jc w:val="center"/>
    </w:pPr>
    <w:rPr>
      <w:rFonts w:ascii="Arial" w:eastAsia="Times New Roman" w:hAnsi="Arial" w:cs="Times New Roman"/>
      <w:b/>
      <w:color w:val="000080"/>
      <w:sz w:val="48"/>
      <w:szCs w:val="20"/>
      <w:lang w:eastAsia="es-ES"/>
    </w:rPr>
  </w:style>
  <w:style w:type="paragraph" w:styleId="Ttulo">
    <w:name w:val="Title"/>
    <w:basedOn w:val="Normal"/>
    <w:next w:val="Normal"/>
    <w:link w:val="TtuloCar"/>
    <w:qFormat/>
    <w:rsid w:val="00113C5E"/>
    <w:pPr>
      <w:spacing w:before="240" w:after="120" w:line="240" w:lineRule="auto"/>
      <w:outlineLvl w:val="0"/>
    </w:pPr>
    <w:rPr>
      <w:rFonts w:eastAsia="Times New Roman" w:cs="Times New Roman"/>
      <w:b/>
      <w:bCs/>
      <w:color w:val="EC0000"/>
      <w:kern w:val="28"/>
      <w:sz w:val="28"/>
      <w:szCs w:val="32"/>
      <w:lang w:val="en-GB"/>
    </w:rPr>
  </w:style>
  <w:style w:type="character" w:customStyle="1" w:styleId="TtuloCar">
    <w:name w:val="Título Car"/>
    <w:basedOn w:val="Fuentedeprrafopredeter"/>
    <w:link w:val="Ttulo"/>
    <w:rsid w:val="00113C5E"/>
    <w:rPr>
      <w:rFonts w:eastAsia="Times New Roman" w:cs="Times New Roman"/>
      <w:b/>
      <w:bCs/>
      <w:color w:val="EC0000"/>
      <w:kern w:val="28"/>
      <w:sz w:val="28"/>
      <w:szCs w:val="32"/>
      <w:lang w:val="en-GB"/>
    </w:rPr>
  </w:style>
  <w:style w:type="character" w:customStyle="1" w:styleId="Ttulo1Car">
    <w:name w:val="Título 1 Car"/>
    <w:basedOn w:val="Fuentedeprrafopredeter"/>
    <w:link w:val="Ttulo1"/>
    <w:uiPriority w:val="1"/>
    <w:rsid w:val="00113C5E"/>
    <w:rPr>
      <w:rFonts w:ascii="Calibri" w:eastAsia="Batang" w:hAnsi="Calibri" w:cs="Calibri"/>
      <w:b/>
      <w:caps/>
      <w:color w:val="EC0000"/>
      <w:kern w:val="28"/>
      <w:sz w:val="28"/>
      <w:szCs w:val="20"/>
      <w:lang w:val="en-GB"/>
    </w:rPr>
  </w:style>
  <w:style w:type="character" w:customStyle="1" w:styleId="Ttulo2Car">
    <w:name w:val="Título 2 Car"/>
    <w:aliases w:val="título 2 Car,título 21 Car,título 22 Car,título 23 Car,título 24 Car,título 25 Car,Titulo 2 Car,H2-Heading 2 Car,2 Car,Header 2 Car,l2 Car,Header2 Car,h2 Car,22 Car,heading2 Car,list2 Car,H2 Car,2m Car,A Car,Level 2 Head Car,heading 2 Car"/>
    <w:basedOn w:val="Fuentedeprrafopredeter"/>
    <w:link w:val="Ttulo2"/>
    <w:uiPriority w:val="1"/>
    <w:rsid w:val="00113C5E"/>
    <w:rPr>
      <w:rFonts w:ascii="Calibri" w:eastAsia="Times New Roman" w:hAnsi="Calibri" w:cs="Calibri"/>
      <w:b/>
      <w:color w:val="EC0000"/>
      <w:sz w:val="24"/>
      <w:szCs w:val="20"/>
      <w:lang w:val="en-GB"/>
    </w:rPr>
  </w:style>
  <w:style w:type="paragraph" w:styleId="Piedepgina">
    <w:name w:val="footer"/>
    <w:basedOn w:val="Normal"/>
    <w:link w:val="PiedepginaCar"/>
    <w:uiPriority w:val="99"/>
    <w:rsid w:val="007B7BCD"/>
    <w:pPr>
      <w:tabs>
        <w:tab w:val="center" w:pos="4320"/>
        <w:tab w:val="right" w:pos="8640"/>
      </w:tabs>
      <w:spacing w:before="80" w:after="80" w:line="240" w:lineRule="auto"/>
      <w:contextualSpacing/>
    </w:pPr>
    <w:rPr>
      <w:rFonts w:ascii="Calibri" w:eastAsia="Times New Roman" w:hAnsi="Calibri" w:cs="Times New Roman"/>
      <w:sz w:val="16"/>
      <w:szCs w:val="20"/>
      <w:lang w:val="en-GB"/>
    </w:rPr>
  </w:style>
  <w:style w:type="character" w:customStyle="1" w:styleId="PiedepginaCar">
    <w:name w:val="Pie de página Car"/>
    <w:basedOn w:val="Fuentedeprrafopredeter"/>
    <w:link w:val="Piedepgina"/>
    <w:uiPriority w:val="99"/>
    <w:rsid w:val="007B7BCD"/>
    <w:rPr>
      <w:rFonts w:ascii="Calibri" w:eastAsia="Times New Roman" w:hAnsi="Calibri" w:cs="Times New Roman"/>
      <w:sz w:val="16"/>
      <w:szCs w:val="20"/>
      <w:lang w:val="en-GB"/>
    </w:rPr>
  </w:style>
  <w:style w:type="paragraph" w:styleId="Encabezado">
    <w:name w:val="header"/>
    <w:basedOn w:val="Normal"/>
    <w:link w:val="EncabezadoCar"/>
    <w:uiPriority w:val="99"/>
    <w:rsid w:val="007B7BCD"/>
    <w:pPr>
      <w:tabs>
        <w:tab w:val="center" w:pos="4320"/>
        <w:tab w:val="right" w:pos="8640"/>
      </w:tabs>
      <w:spacing w:after="0" w:line="240" w:lineRule="auto"/>
    </w:pPr>
    <w:rPr>
      <w:rFonts w:ascii="Calibri" w:eastAsia="Times New Roman" w:hAnsi="Calibri" w:cs="Times New Roman"/>
      <w:sz w:val="20"/>
      <w:szCs w:val="20"/>
      <w:lang w:val="en-GB"/>
    </w:rPr>
  </w:style>
  <w:style w:type="character" w:customStyle="1" w:styleId="EncabezadoCar">
    <w:name w:val="Encabezado Car"/>
    <w:basedOn w:val="Fuentedeprrafopredeter"/>
    <w:link w:val="Encabezado"/>
    <w:uiPriority w:val="99"/>
    <w:rsid w:val="007B7BCD"/>
    <w:rPr>
      <w:rFonts w:ascii="Calibri" w:eastAsia="Times New Roman" w:hAnsi="Calibri" w:cs="Times New Roman"/>
      <w:sz w:val="20"/>
      <w:szCs w:val="20"/>
      <w:lang w:val="en-GB"/>
    </w:rPr>
  </w:style>
  <w:style w:type="paragraph" w:styleId="TDC1">
    <w:name w:val="toc 1"/>
    <w:basedOn w:val="Normal"/>
    <w:next w:val="Normal"/>
    <w:autoRedefine/>
    <w:uiPriority w:val="39"/>
    <w:qFormat/>
    <w:rsid w:val="00E41697"/>
    <w:pPr>
      <w:suppressLineNumbers/>
      <w:tabs>
        <w:tab w:val="left" w:pos="288"/>
        <w:tab w:val="right" w:leader="dot" w:pos="10070"/>
      </w:tabs>
      <w:spacing w:after="0" w:line="240" w:lineRule="auto"/>
    </w:pPr>
    <w:rPr>
      <w:rFonts w:ascii="Calibri" w:eastAsia="Times New Roman" w:hAnsi="Calibri" w:cs="Times New Roman"/>
      <w:szCs w:val="20"/>
      <w:lang w:val="en-GB"/>
    </w:rPr>
  </w:style>
  <w:style w:type="paragraph" w:styleId="TDC2">
    <w:name w:val="toc 2"/>
    <w:basedOn w:val="Normal"/>
    <w:next w:val="Normal"/>
    <w:autoRedefine/>
    <w:uiPriority w:val="39"/>
    <w:qFormat/>
    <w:rsid w:val="007B7BCD"/>
    <w:pPr>
      <w:suppressLineNumbers/>
      <w:tabs>
        <w:tab w:val="left" w:pos="720"/>
        <w:tab w:val="right" w:leader="dot" w:pos="10070"/>
      </w:tabs>
      <w:spacing w:after="0" w:line="240" w:lineRule="auto"/>
      <w:ind w:left="288"/>
    </w:pPr>
    <w:rPr>
      <w:rFonts w:ascii="Calibri" w:eastAsia="Times New Roman" w:hAnsi="Calibri" w:cs="Times New Roman"/>
      <w:szCs w:val="20"/>
      <w:lang w:val="en-GB"/>
    </w:rPr>
  </w:style>
  <w:style w:type="character" w:styleId="Hipervnculo">
    <w:name w:val="Hyperlink"/>
    <w:basedOn w:val="Fuentedeprrafopredeter"/>
    <w:uiPriority w:val="99"/>
    <w:rsid w:val="007B7BCD"/>
    <w:rPr>
      <w:color w:val="0000FF"/>
      <w:u w:val="single"/>
    </w:rPr>
  </w:style>
  <w:style w:type="paragraph" w:styleId="TDC3">
    <w:name w:val="toc 3"/>
    <w:basedOn w:val="Normal"/>
    <w:next w:val="Normal"/>
    <w:autoRedefine/>
    <w:uiPriority w:val="39"/>
    <w:qFormat/>
    <w:rsid w:val="007A7E3C"/>
    <w:pPr>
      <w:suppressLineNumbers/>
      <w:tabs>
        <w:tab w:val="left" w:pos="1296"/>
        <w:tab w:val="right" w:leader="dot" w:pos="10070"/>
      </w:tabs>
      <w:spacing w:after="0" w:line="240" w:lineRule="auto"/>
      <w:ind w:left="720"/>
    </w:pPr>
    <w:rPr>
      <w:rFonts w:ascii="Calibri" w:eastAsia="Times New Roman" w:hAnsi="Calibri" w:cs="Times New Roman"/>
      <w:szCs w:val="20"/>
      <w:lang w:val="en-GB"/>
    </w:rPr>
  </w:style>
  <w:style w:type="table" w:styleId="Tablaconcuadrcula">
    <w:name w:val="Table Grid"/>
    <w:basedOn w:val="Tablanormal"/>
    <w:uiPriority w:val="39"/>
    <w:rsid w:val="007B7BC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7B7BCD"/>
    <w:pPr>
      <w:spacing w:before="80" w:after="80" w:line="240" w:lineRule="auto"/>
      <w:ind w:left="720"/>
      <w:contextualSpacing/>
    </w:pPr>
    <w:rPr>
      <w:rFonts w:ascii="Calibri" w:eastAsia="Times New Roman" w:hAnsi="Calibri" w:cs="Times New Roman"/>
      <w:szCs w:val="20"/>
      <w:lang w:val="en-GB"/>
    </w:rPr>
  </w:style>
  <w:style w:type="table" w:customStyle="1" w:styleId="MediumShading1-Accent11">
    <w:name w:val="Medium Shading 1 - Accent 11"/>
    <w:basedOn w:val="Tablanormal"/>
    <w:uiPriority w:val="63"/>
    <w:rsid w:val="007B7BC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TableHeadingsmall">
    <w:name w:val="Table Heading (small)"/>
    <w:basedOn w:val="Normal"/>
    <w:rsid w:val="007B7BCD"/>
    <w:pPr>
      <w:keepNext/>
      <w:keepLines/>
      <w:spacing w:after="0" w:line="240" w:lineRule="auto"/>
    </w:pPr>
    <w:rPr>
      <w:rFonts w:ascii="Arial" w:eastAsia="Times New Roman" w:hAnsi="Arial" w:cs="Arial"/>
      <w:b/>
      <w:sz w:val="18"/>
      <w:szCs w:val="20"/>
      <w:lang w:val="en-GB"/>
    </w:rPr>
  </w:style>
  <w:style w:type="paragraph" w:styleId="NormalWeb">
    <w:name w:val="Normal (Web)"/>
    <w:basedOn w:val="Normal"/>
    <w:uiPriority w:val="99"/>
    <w:semiHidden/>
    <w:unhideWhenUsed/>
    <w:rsid w:val="007837F8"/>
    <w:pPr>
      <w:spacing w:before="100" w:beforeAutospacing="1" w:after="100" w:afterAutospacing="1" w:line="240" w:lineRule="auto"/>
    </w:pPr>
    <w:rPr>
      <w:rFonts w:ascii="Times New Roman" w:eastAsiaTheme="minorEastAsia" w:hAnsi="Times New Roman" w:cs="Times New Roman"/>
      <w:sz w:val="24"/>
      <w:szCs w:val="24"/>
      <w:lang w:eastAsia="es-ES"/>
    </w:rPr>
  </w:style>
  <w:style w:type="table" w:styleId="Tablaconcuadrcula4-nfasis5">
    <w:name w:val="Grid Table 4 Accent 5"/>
    <w:basedOn w:val="Tablanormal"/>
    <w:uiPriority w:val="49"/>
    <w:rsid w:val="007D1EC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TMLconformatoprevio">
    <w:name w:val="HTML Preformatted"/>
    <w:basedOn w:val="Normal"/>
    <w:link w:val="HTMLconformatoprevioCar"/>
    <w:uiPriority w:val="99"/>
    <w:semiHidden/>
    <w:unhideWhenUsed/>
    <w:rsid w:val="00E04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04D5B"/>
    <w:rPr>
      <w:rFonts w:ascii="Courier New" w:eastAsia="Times New Roman" w:hAnsi="Courier New" w:cs="Courier New"/>
      <w:sz w:val="20"/>
      <w:szCs w:val="20"/>
      <w:lang w:eastAsia="es-ES"/>
    </w:rPr>
  </w:style>
  <w:style w:type="character" w:customStyle="1" w:styleId="Ttulo3Car">
    <w:name w:val="Título 3 Car"/>
    <w:aliases w:val="H3-Heading 3 Car,l3.3 Car,l3 Car,título 3 Car,título 31 Car,título 32 Car,título 33 Car,título 34 Car,3 Car,h3 Car,list 3 Car,list3 Car,3m Car,Level 3 Head Car,H3 Car,heading 3 Car,MOVE-it 3 Car,H31 Car,H32 Car,B Head Car,l31 Car,H33 Car"/>
    <w:basedOn w:val="Fuentedeprrafopredeter"/>
    <w:link w:val="Ttulo3"/>
    <w:uiPriority w:val="1"/>
    <w:rsid w:val="00A057DC"/>
    <w:rPr>
      <w:rFonts w:asciiTheme="majorHAnsi" w:eastAsiaTheme="majorEastAsia" w:hAnsiTheme="majorHAnsi" w:cstheme="majorBidi"/>
      <w:b/>
      <w:i/>
      <w:color w:val="EC0000"/>
      <w:sz w:val="24"/>
      <w:szCs w:val="24"/>
    </w:rPr>
  </w:style>
  <w:style w:type="paragraph" w:styleId="Sinespaciado">
    <w:name w:val="No Spacing"/>
    <w:link w:val="SinespaciadoCar"/>
    <w:uiPriority w:val="1"/>
    <w:qFormat/>
    <w:rsid w:val="006A66AA"/>
    <w:pPr>
      <w:spacing w:after="0" w:line="240" w:lineRule="auto"/>
    </w:pPr>
  </w:style>
  <w:style w:type="paragraph" w:styleId="Textodeglobo">
    <w:name w:val="Balloon Text"/>
    <w:basedOn w:val="Normal"/>
    <w:link w:val="TextodegloboCar"/>
    <w:uiPriority w:val="99"/>
    <w:semiHidden/>
    <w:unhideWhenUsed/>
    <w:rsid w:val="004A2D1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A2D1C"/>
    <w:rPr>
      <w:rFonts w:ascii="Segoe UI" w:hAnsi="Segoe UI" w:cs="Segoe UI"/>
      <w:sz w:val="18"/>
      <w:szCs w:val="18"/>
    </w:rPr>
  </w:style>
  <w:style w:type="character" w:styleId="Refdecomentario">
    <w:name w:val="annotation reference"/>
    <w:basedOn w:val="Fuentedeprrafopredeter"/>
    <w:uiPriority w:val="99"/>
    <w:semiHidden/>
    <w:unhideWhenUsed/>
    <w:rsid w:val="007C47EB"/>
    <w:rPr>
      <w:sz w:val="16"/>
      <w:szCs w:val="16"/>
    </w:rPr>
  </w:style>
  <w:style w:type="paragraph" w:styleId="Textocomentario">
    <w:name w:val="annotation text"/>
    <w:basedOn w:val="Normal"/>
    <w:link w:val="TextocomentarioCar"/>
    <w:uiPriority w:val="99"/>
    <w:unhideWhenUsed/>
    <w:rsid w:val="007C47EB"/>
    <w:pPr>
      <w:spacing w:line="240" w:lineRule="auto"/>
    </w:pPr>
    <w:rPr>
      <w:sz w:val="20"/>
      <w:szCs w:val="20"/>
    </w:rPr>
  </w:style>
  <w:style w:type="character" w:customStyle="1" w:styleId="TextocomentarioCar">
    <w:name w:val="Texto comentario Car"/>
    <w:basedOn w:val="Fuentedeprrafopredeter"/>
    <w:link w:val="Textocomentario"/>
    <w:uiPriority w:val="99"/>
    <w:rsid w:val="007C47EB"/>
    <w:rPr>
      <w:sz w:val="20"/>
      <w:szCs w:val="20"/>
    </w:rPr>
  </w:style>
  <w:style w:type="paragraph" w:styleId="Asuntodelcomentario">
    <w:name w:val="annotation subject"/>
    <w:basedOn w:val="Textocomentario"/>
    <w:next w:val="Textocomentario"/>
    <w:link w:val="AsuntodelcomentarioCar"/>
    <w:uiPriority w:val="99"/>
    <w:semiHidden/>
    <w:unhideWhenUsed/>
    <w:rsid w:val="007C47EB"/>
    <w:rPr>
      <w:b/>
      <w:bCs/>
    </w:rPr>
  </w:style>
  <w:style w:type="character" w:customStyle="1" w:styleId="AsuntodelcomentarioCar">
    <w:name w:val="Asunto del comentario Car"/>
    <w:basedOn w:val="TextocomentarioCar"/>
    <w:link w:val="Asuntodelcomentario"/>
    <w:uiPriority w:val="99"/>
    <w:semiHidden/>
    <w:rsid w:val="007C47EB"/>
    <w:rPr>
      <w:b/>
      <w:bCs/>
      <w:sz w:val="20"/>
      <w:szCs w:val="20"/>
    </w:rPr>
  </w:style>
  <w:style w:type="paragraph" w:customStyle="1" w:styleId="Default">
    <w:name w:val="Default"/>
    <w:rsid w:val="00E96A5C"/>
    <w:pPr>
      <w:autoSpaceDE w:val="0"/>
      <w:autoSpaceDN w:val="0"/>
      <w:adjustRightInd w:val="0"/>
      <w:spacing w:after="0" w:line="240" w:lineRule="auto"/>
    </w:pPr>
    <w:rPr>
      <w:rFonts w:ascii="Arial" w:hAnsi="Arial" w:cs="Arial"/>
      <w:color w:val="000000"/>
      <w:sz w:val="24"/>
      <w:szCs w:val="24"/>
    </w:rPr>
  </w:style>
  <w:style w:type="character" w:customStyle="1" w:styleId="PrrafodelistaCar">
    <w:name w:val="Párrafo de lista Car"/>
    <w:basedOn w:val="Fuentedeprrafopredeter"/>
    <w:link w:val="Prrafodelista"/>
    <w:uiPriority w:val="34"/>
    <w:rsid w:val="002C26CF"/>
    <w:rPr>
      <w:rFonts w:ascii="Calibri" w:eastAsia="Times New Roman" w:hAnsi="Calibri" w:cs="Times New Roman"/>
      <w:szCs w:val="20"/>
      <w:lang w:val="en-GB"/>
    </w:rPr>
  </w:style>
  <w:style w:type="paragraph" w:customStyle="1" w:styleId="H4">
    <w:name w:val="H4"/>
    <w:basedOn w:val="Ttulo3"/>
    <w:link w:val="H4Car"/>
    <w:qFormat/>
    <w:rsid w:val="002C26CF"/>
    <w:pPr>
      <w:keepLines w:val="0"/>
      <w:spacing w:before="240" w:after="120" w:line="240" w:lineRule="auto"/>
      <w:ind w:left="1288"/>
    </w:pPr>
    <w:rPr>
      <w:rFonts w:ascii="Arial" w:eastAsia="Times New Roman" w:hAnsi="Arial" w:cs="Times New Roman"/>
      <w:b w:val="0"/>
      <w:i w:val="0"/>
      <w:color w:val="808080"/>
      <w:lang w:eastAsia="ja-JP"/>
    </w:rPr>
  </w:style>
  <w:style w:type="character" w:customStyle="1" w:styleId="H4Car">
    <w:name w:val="H4 Car"/>
    <w:basedOn w:val="Fuentedeprrafopredeter"/>
    <w:link w:val="H4"/>
    <w:rsid w:val="002C26CF"/>
    <w:rPr>
      <w:rFonts w:ascii="Arial" w:eastAsia="Times New Roman" w:hAnsi="Arial" w:cs="Times New Roman"/>
      <w:color w:val="808080"/>
      <w:sz w:val="24"/>
      <w:szCs w:val="24"/>
      <w:lang w:eastAsia="ja-JP"/>
    </w:rPr>
  </w:style>
  <w:style w:type="paragraph" w:customStyle="1" w:styleId="Estilo2">
    <w:name w:val="Estilo2"/>
    <w:basedOn w:val="H4"/>
    <w:link w:val="Estilo2Car"/>
    <w:qFormat/>
    <w:rsid w:val="002C26CF"/>
    <w:pPr>
      <w:ind w:left="0" w:firstLine="0"/>
    </w:pPr>
  </w:style>
  <w:style w:type="character" w:customStyle="1" w:styleId="Estilo2Car">
    <w:name w:val="Estilo2 Car"/>
    <w:basedOn w:val="H4Car"/>
    <w:link w:val="Estilo2"/>
    <w:rsid w:val="002C26CF"/>
    <w:rPr>
      <w:rFonts w:ascii="Arial" w:eastAsia="Times New Roman" w:hAnsi="Arial" w:cs="Times New Roman"/>
      <w:color w:val="808080"/>
      <w:sz w:val="24"/>
      <w:szCs w:val="24"/>
      <w:lang w:eastAsia="ja-JP"/>
    </w:rPr>
  </w:style>
  <w:style w:type="character" w:customStyle="1" w:styleId="Ttulo4Car">
    <w:name w:val="Título 4 Car"/>
    <w:basedOn w:val="Fuentedeprrafopredeter"/>
    <w:link w:val="Ttulo4"/>
    <w:uiPriority w:val="1"/>
    <w:rsid w:val="00113C5E"/>
    <w:rPr>
      <w:rFonts w:asciiTheme="majorHAnsi" w:eastAsia="Times New Roman" w:hAnsiTheme="majorHAnsi" w:cs="Times New Roman"/>
      <w:b/>
      <w:bCs/>
      <w:i/>
      <w:color w:val="EC0000"/>
      <w:sz w:val="24"/>
      <w:lang w:val="en-US"/>
    </w:rPr>
  </w:style>
  <w:style w:type="paragraph" w:styleId="TtuloTDC">
    <w:name w:val="TOC Heading"/>
    <w:basedOn w:val="Ttulo1"/>
    <w:next w:val="Normal"/>
    <w:uiPriority w:val="39"/>
    <w:unhideWhenUsed/>
    <w:qFormat/>
    <w:rsid w:val="007D2947"/>
    <w:pPr>
      <w:keepLines/>
      <w:pBdr>
        <w:bottom w:val="none" w:sz="0" w:space="0" w:color="auto"/>
      </w:pBdr>
      <w:spacing w:before="240" w:after="0" w:line="259" w:lineRule="auto"/>
      <w:outlineLvl w:val="9"/>
    </w:pPr>
    <w:rPr>
      <w:rFonts w:asciiTheme="majorHAnsi" w:eastAsiaTheme="majorEastAsia" w:hAnsiTheme="majorHAnsi" w:cstheme="majorBidi"/>
      <w:b w:val="0"/>
      <w:caps w:val="0"/>
      <w:color w:val="2E74B5" w:themeColor="accent1" w:themeShade="BF"/>
      <w:kern w:val="0"/>
      <w:sz w:val="32"/>
      <w:szCs w:val="32"/>
      <w:lang w:val="es-ES" w:eastAsia="es-ES"/>
    </w:rPr>
  </w:style>
  <w:style w:type="numbering" w:customStyle="1" w:styleId="Sinlista1">
    <w:name w:val="Sin lista1"/>
    <w:next w:val="Sinlista"/>
    <w:uiPriority w:val="99"/>
    <w:semiHidden/>
    <w:unhideWhenUsed/>
    <w:rsid w:val="007D2947"/>
  </w:style>
  <w:style w:type="table" w:customStyle="1" w:styleId="TableNormal1">
    <w:name w:val="Table Normal1"/>
    <w:uiPriority w:val="2"/>
    <w:semiHidden/>
    <w:unhideWhenUsed/>
    <w:qFormat/>
    <w:rsid w:val="007D294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D2947"/>
    <w:pPr>
      <w:widowControl w:val="0"/>
      <w:autoSpaceDE w:val="0"/>
      <w:autoSpaceDN w:val="0"/>
      <w:spacing w:after="0" w:line="240" w:lineRule="auto"/>
    </w:pPr>
    <w:rPr>
      <w:rFonts w:ascii="Arial" w:eastAsia="Arial" w:hAnsi="Arial" w:cs="Arial"/>
      <w:sz w:val="20"/>
      <w:szCs w:val="20"/>
      <w:lang w:eastAsia="es-ES" w:bidi="es-ES"/>
    </w:rPr>
  </w:style>
  <w:style w:type="character" w:customStyle="1" w:styleId="TextoindependienteCar">
    <w:name w:val="Texto independiente Car"/>
    <w:basedOn w:val="Fuentedeprrafopredeter"/>
    <w:link w:val="Textoindependiente"/>
    <w:uiPriority w:val="1"/>
    <w:rsid w:val="007D2947"/>
    <w:rPr>
      <w:rFonts w:ascii="Arial" w:eastAsia="Arial" w:hAnsi="Arial" w:cs="Arial"/>
      <w:sz w:val="20"/>
      <w:szCs w:val="20"/>
      <w:lang w:eastAsia="es-ES" w:bidi="es-ES"/>
    </w:rPr>
  </w:style>
  <w:style w:type="paragraph" w:customStyle="1" w:styleId="TableParagraph">
    <w:name w:val="Table Paragraph"/>
    <w:basedOn w:val="Normal"/>
    <w:uiPriority w:val="1"/>
    <w:qFormat/>
    <w:rsid w:val="007D2947"/>
    <w:pPr>
      <w:widowControl w:val="0"/>
      <w:autoSpaceDE w:val="0"/>
      <w:autoSpaceDN w:val="0"/>
      <w:spacing w:after="0" w:line="240" w:lineRule="auto"/>
    </w:pPr>
    <w:rPr>
      <w:rFonts w:ascii="Arial" w:eastAsia="Arial" w:hAnsi="Arial" w:cs="Arial"/>
      <w:lang w:eastAsia="es-ES" w:bidi="es-ES"/>
    </w:rPr>
  </w:style>
  <w:style w:type="paragraph" w:styleId="TDC4">
    <w:name w:val="toc 4"/>
    <w:basedOn w:val="Normal"/>
    <w:uiPriority w:val="1"/>
    <w:qFormat/>
    <w:rsid w:val="007D2947"/>
    <w:pPr>
      <w:widowControl w:val="0"/>
      <w:autoSpaceDE w:val="0"/>
      <w:autoSpaceDN w:val="0"/>
      <w:spacing w:before="47" w:after="0" w:line="240" w:lineRule="auto"/>
      <w:ind w:left="1000"/>
    </w:pPr>
    <w:rPr>
      <w:rFonts w:ascii="Times New Roman" w:eastAsia="Times New Roman" w:hAnsi="Times New Roman" w:cs="Times New Roman"/>
      <w:lang w:val="en-US"/>
    </w:rPr>
  </w:style>
  <w:style w:type="character" w:customStyle="1" w:styleId="SinespaciadoCar">
    <w:name w:val="Sin espaciado Car"/>
    <w:basedOn w:val="Fuentedeprrafopredeter"/>
    <w:link w:val="Sinespaciado"/>
    <w:uiPriority w:val="1"/>
    <w:rsid w:val="007D2947"/>
  </w:style>
  <w:style w:type="character" w:styleId="Hipervnculovisitado">
    <w:name w:val="FollowedHyperlink"/>
    <w:basedOn w:val="Fuentedeprrafopredeter"/>
    <w:uiPriority w:val="99"/>
    <w:semiHidden/>
    <w:unhideWhenUsed/>
    <w:rsid w:val="007D2947"/>
    <w:rPr>
      <w:color w:val="954F72" w:themeColor="followedHyperlink"/>
      <w:u w:val="single"/>
    </w:rPr>
  </w:style>
  <w:style w:type="paragraph" w:customStyle="1" w:styleId="xl65">
    <w:name w:val="xl65"/>
    <w:basedOn w:val="Normal"/>
    <w:rsid w:val="00EC77CD"/>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66">
    <w:name w:val="xl66"/>
    <w:basedOn w:val="Normal"/>
    <w:rsid w:val="00EC77CD"/>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67">
    <w:name w:val="xl67"/>
    <w:basedOn w:val="Normal"/>
    <w:rsid w:val="00EC77CD"/>
    <w:pPr>
      <w:pBdr>
        <w:top w:val="single" w:sz="4" w:space="0" w:color="auto"/>
        <w:left w:val="single" w:sz="4" w:space="0" w:color="auto"/>
        <w:right w:val="single" w:sz="4" w:space="0" w:color="auto"/>
      </w:pBdr>
      <w:shd w:val="clear" w:color="000000" w:fill="F4B084"/>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68">
    <w:name w:val="xl68"/>
    <w:basedOn w:val="Normal"/>
    <w:rsid w:val="00EC77C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9">
    <w:name w:val="xl69"/>
    <w:basedOn w:val="Normal"/>
    <w:rsid w:val="00EC77CD"/>
    <w:pPr>
      <w:pBdr>
        <w:top w:val="single" w:sz="4" w:space="0" w:color="auto"/>
        <w:left w:val="single" w:sz="4" w:space="0" w:color="auto"/>
        <w:right w:val="single" w:sz="4" w:space="0" w:color="auto"/>
      </w:pBdr>
      <w:shd w:val="clear" w:color="000000" w:fill="F4B084"/>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70">
    <w:name w:val="xl70"/>
    <w:basedOn w:val="Normal"/>
    <w:rsid w:val="00EC77CD"/>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71">
    <w:name w:val="xl71"/>
    <w:basedOn w:val="Normal"/>
    <w:rsid w:val="00EC7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ES"/>
    </w:rPr>
  </w:style>
  <w:style w:type="paragraph" w:customStyle="1" w:styleId="xl72">
    <w:name w:val="xl72"/>
    <w:basedOn w:val="Normal"/>
    <w:rsid w:val="00EC7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s-ES"/>
    </w:rPr>
  </w:style>
  <w:style w:type="paragraph" w:customStyle="1" w:styleId="xl73">
    <w:name w:val="xl73"/>
    <w:basedOn w:val="Normal"/>
    <w:rsid w:val="00EC77C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ES"/>
    </w:rPr>
  </w:style>
  <w:style w:type="paragraph" w:customStyle="1" w:styleId="xl74">
    <w:name w:val="xl74"/>
    <w:basedOn w:val="Normal"/>
    <w:rsid w:val="00EC77CD"/>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s-ES"/>
    </w:rPr>
  </w:style>
  <w:style w:type="paragraph" w:customStyle="1" w:styleId="xl75">
    <w:name w:val="xl75"/>
    <w:basedOn w:val="Normal"/>
    <w:rsid w:val="00EC77CD"/>
    <w:pPr>
      <w:pBdr>
        <w:top w:val="single" w:sz="8" w:space="0" w:color="auto"/>
        <w:left w:val="single" w:sz="8" w:space="0" w:color="auto"/>
        <w:bottom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ES"/>
    </w:rPr>
  </w:style>
  <w:style w:type="paragraph" w:customStyle="1" w:styleId="xl76">
    <w:name w:val="xl76"/>
    <w:basedOn w:val="Normal"/>
    <w:rsid w:val="00EC77CD"/>
    <w:pPr>
      <w:pBdr>
        <w:top w:val="single" w:sz="8" w:space="0" w:color="auto"/>
        <w:bottom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ES"/>
    </w:rPr>
  </w:style>
  <w:style w:type="paragraph" w:customStyle="1" w:styleId="xl77">
    <w:name w:val="xl77"/>
    <w:basedOn w:val="Normal"/>
    <w:rsid w:val="00EC77CD"/>
    <w:pPr>
      <w:pBdr>
        <w:top w:val="single" w:sz="8" w:space="0" w:color="auto"/>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ES"/>
    </w:rPr>
  </w:style>
  <w:style w:type="paragraph" w:customStyle="1" w:styleId="SP29155676">
    <w:name w:val="SP.29.155676"/>
    <w:basedOn w:val="Normal"/>
    <w:uiPriority w:val="99"/>
    <w:rsid w:val="004F5AEA"/>
    <w:pPr>
      <w:autoSpaceDE w:val="0"/>
      <w:autoSpaceDN w:val="0"/>
      <w:spacing w:after="0" w:line="240" w:lineRule="auto"/>
    </w:pPr>
    <w:rPr>
      <w:rFonts w:ascii="Garamond" w:hAnsi="Garamond" w:cs="Times New Roman"/>
      <w:sz w:val="24"/>
      <w:szCs w:val="24"/>
    </w:rPr>
  </w:style>
  <w:style w:type="paragraph" w:customStyle="1" w:styleId="SP29155684">
    <w:name w:val="SP.29.155684"/>
    <w:basedOn w:val="Normal"/>
    <w:uiPriority w:val="99"/>
    <w:rsid w:val="004F5AEA"/>
    <w:pPr>
      <w:autoSpaceDE w:val="0"/>
      <w:autoSpaceDN w:val="0"/>
      <w:spacing w:after="0" w:line="240" w:lineRule="auto"/>
    </w:pPr>
    <w:rPr>
      <w:rFonts w:ascii="Garamond" w:hAnsi="Garamond" w:cs="Times New Roman"/>
      <w:sz w:val="24"/>
      <w:szCs w:val="24"/>
    </w:rPr>
  </w:style>
  <w:style w:type="paragraph" w:customStyle="1" w:styleId="SP29155744">
    <w:name w:val="SP.29.155744"/>
    <w:basedOn w:val="Normal"/>
    <w:uiPriority w:val="99"/>
    <w:rsid w:val="004F5AEA"/>
    <w:pPr>
      <w:autoSpaceDE w:val="0"/>
      <w:autoSpaceDN w:val="0"/>
      <w:spacing w:after="0" w:line="240" w:lineRule="auto"/>
    </w:pPr>
    <w:rPr>
      <w:rFonts w:ascii="Garamond" w:hAnsi="Garamond" w:cs="Times New Roman"/>
      <w:sz w:val="24"/>
      <w:szCs w:val="24"/>
    </w:rPr>
  </w:style>
  <w:style w:type="character" w:customStyle="1" w:styleId="SC57102416">
    <w:name w:val="SC.57.102416"/>
    <w:uiPriority w:val="99"/>
    <w:rsid w:val="002B649F"/>
    <w:rPr>
      <w:b/>
      <w:bCs/>
      <w:i/>
      <w:iCs/>
      <w:color w:val="000000"/>
      <w:sz w:val="28"/>
      <w:szCs w:val="28"/>
    </w:rPr>
  </w:style>
  <w:style w:type="paragraph" w:customStyle="1" w:styleId="SP57229379">
    <w:name w:val="SP.57.229379"/>
    <w:basedOn w:val="Default"/>
    <w:next w:val="Default"/>
    <w:uiPriority w:val="99"/>
    <w:rsid w:val="002B649F"/>
    <w:rPr>
      <w:rFonts w:ascii="Garamond" w:hAnsi="Garamond" w:cstheme="minorBidi"/>
      <w:color w:val="auto"/>
    </w:rPr>
  </w:style>
  <w:style w:type="paragraph" w:customStyle="1" w:styleId="SP57229415">
    <w:name w:val="SP.57.229415"/>
    <w:basedOn w:val="Default"/>
    <w:next w:val="Default"/>
    <w:uiPriority w:val="99"/>
    <w:rsid w:val="002B649F"/>
    <w:rPr>
      <w:rFonts w:ascii="Garamond" w:hAnsi="Garamond" w:cstheme="minorBidi"/>
      <w:color w:val="auto"/>
    </w:rPr>
  </w:style>
  <w:style w:type="character" w:customStyle="1" w:styleId="SC57102405">
    <w:name w:val="SC.57.102405"/>
    <w:uiPriority w:val="99"/>
    <w:rsid w:val="002B649F"/>
    <w:rPr>
      <w:rFonts w:cs="Garamond"/>
      <w:color w:val="000000"/>
      <w:sz w:val="22"/>
      <w:szCs w:val="22"/>
    </w:rPr>
  </w:style>
  <w:style w:type="character" w:customStyle="1" w:styleId="SC592528">
    <w:name w:val="SC.59.2528"/>
    <w:uiPriority w:val="99"/>
    <w:rsid w:val="0012710C"/>
    <w:rPr>
      <w:b/>
      <w:bCs/>
      <w:i/>
      <w:iCs/>
      <w:color w:val="000000"/>
      <w:sz w:val="28"/>
      <w:szCs w:val="28"/>
    </w:rPr>
  </w:style>
  <w:style w:type="paragraph" w:customStyle="1" w:styleId="SP59262263">
    <w:name w:val="SP.59.262263"/>
    <w:basedOn w:val="Default"/>
    <w:next w:val="Default"/>
    <w:uiPriority w:val="99"/>
    <w:rsid w:val="0012710C"/>
    <w:rPr>
      <w:rFonts w:ascii="Garamond" w:hAnsi="Garamond" w:cstheme="minorBidi"/>
      <w:color w:val="auto"/>
    </w:rPr>
  </w:style>
  <w:style w:type="paragraph" w:customStyle="1" w:styleId="SP59262172">
    <w:name w:val="SP.59.262172"/>
    <w:basedOn w:val="Default"/>
    <w:next w:val="Default"/>
    <w:uiPriority w:val="99"/>
    <w:rsid w:val="0012710C"/>
    <w:rPr>
      <w:rFonts w:ascii="Garamond" w:hAnsi="Garamond" w:cstheme="minorBidi"/>
      <w:color w:val="auto"/>
    </w:rPr>
  </w:style>
  <w:style w:type="paragraph" w:customStyle="1" w:styleId="SP59262240">
    <w:name w:val="SP.59.262240"/>
    <w:basedOn w:val="Default"/>
    <w:next w:val="Default"/>
    <w:uiPriority w:val="99"/>
    <w:rsid w:val="0012710C"/>
    <w:rPr>
      <w:rFonts w:ascii="Garamond" w:hAnsi="Garamond" w:cstheme="minorBidi"/>
      <w:color w:val="auto"/>
    </w:rPr>
  </w:style>
  <w:style w:type="character" w:customStyle="1" w:styleId="SC592521">
    <w:name w:val="SC.59.2521"/>
    <w:uiPriority w:val="99"/>
    <w:rsid w:val="0012710C"/>
    <w:rPr>
      <w:rFonts w:cs="Garamond"/>
      <w:color w:val="000000"/>
      <w:sz w:val="22"/>
      <w:szCs w:val="22"/>
    </w:rPr>
  </w:style>
  <w:style w:type="paragraph" w:customStyle="1" w:styleId="SP59262244">
    <w:name w:val="SP.59.262244"/>
    <w:basedOn w:val="Default"/>
    <w:next w:val="Default"/>
    <w:uiPriority w:val="99"/>
    <w:rsid w:val="00A2416D"/>
    <w:rPr>
      <w:rFonts w:ascii="Garamond" w:hAnsi="Garamond" w:cstheme="minorBidi"/>
      <w:color w:val="auto"/>
    </w:rPr>
  </w:style>
  <w:style w:type="character" w:customStyle="1" w:styleId="SC592543">
    <w:name w:val="SC.59.2543"/>
    <w:uiPriority w:val="99"/>
    <w:rsid w:val="00A2416D"/>
    <w:rPr>
      <w:rFonts w:ascii="Wingdings" w:hAnsi="Wingdings" w:cs="Wingdings"/>
      <w:color w:val="000000"/>
      <w:sz w:val="20"/>
      <w:szCs w:val="20"/>
    </w:rPr>
  </w:style>
  <w:style w:type="paragraph" w:customStyle="1" w:styleId="SP59262248">
    <w:name w:val="SP.59.262248"/>
    <w:basedOn w:val="Default"/>
    <w:next w:val="Default"/>
    <w:uiPriority w:val="99"/>
    <w:rsid w:val="00A2416D"/>
    <w:rPr>
      <w:rFonts w:ascii="Garamond" w:hAnsi="Garamond" w:cstheme="minorBidi"/>
      <w:color w:val="auto"/>
    </w:rPr>
  </w:style>
  <w:style w:type="paragraph" w:customStyle="1" w:styleId="SP60237637">
    <w:name w:val="SP.60.237637"/>
    <w:basedOn w:val="Default"/>
    <w:next w:val="Default"/>
    <w:uiPriority w:val="99"/>
    <w:rsid w:val="0022230A"/>
    <w:rPr>
      <w:rFonts w:ascii="Verdana" w:hAnsi="Verdana" w:cstheme="minorBidi"/>
      <w:color w:val="auto"/>
    </w:rPr>
  </w:style>
  <w:style w:type="paragraph" w:customStyle="1" w:styleId="SP60237621">
    <w:name w:val="SP.60.237621"/>
    <w:basedOn w:val="Default"/>
    <w:next w:val="Default"/>
    <w:uiPriority w:val="99"/>
    <w:rsid w:val="0022230A"/>
    <w:rPr>
      <w:rFonts w:ascii="Verdana" w:hAnsi="Verdana" w:cstheme="minorBidi"/>
      <w:color w:val="auto"/>
    </w:rPr>
  </w:style>
  <w:style w:type="paragraph" w:customStyle="1" w:styleId="SP60237697">
    <w:name w:val="SP.60.237697"/>
    <w:basedOn w:val="Default"/>
    <w:next w:val="Default"/>
    <w:uiPriority w:val="99"/>
    <w:rsid w:val="0022230A"/>
    <w:rPr>
      <w:rFonts w:ascii="Verdana" w:hAnsi="Verdana" w:cstheme="minorBidi"/>
      <w:color w:val="auto"/>
    </w:rPr>
  </w:style>
  <w:style w:type="character" w:customStyle="1" w:styleId="SC602522">
    <w:name w:val="SC.60.2522"/>
    <w:uiPriority w:val="99"/>
    <w:rsid w:val="0022230A"/>
    <w:rPr>
      <w:rFonts w:cs="Verdana"/>
      <w:color w:val="000000"/>
      <w:sz w:val="16"/>
      <w:szCs w:val="16"/>
    </w:rPr>
  </w:style>
  <w:style w:type="character" w:customStyle="1" w:styleId="SC602519">
    <w:name w:val="SC.60.2519"/>
    <w:uiPriority w:val="99"/>
    <w:rsid w:val="0022230A"/>
    <w:rPr>
      <w:rFonts w:cs="Garamond"/>
      <w:color w:val="000000"/>
      <w:sz w:val="22"/>
      <w:szCs w:val="22"/>
    </w:rPr>
  </w:style>
  <w:style w:type="paragraph" w:customStyle="1" w:styleId="SP31192641">
    <w:name w:val="SP.31.192641"/>
    <w:basedOn w:val="Default"/>
    <w:next w:val="Default"/>
    <w:uiPriority w:val="99"/>
    <w:rsid w:val="009A1799"/>
    <w:rPr>
      <w:rFonts w:ascii="Garamond" w:hAnsi="Garamond" w:cstheme="minorBidi"/>
      <w:color w:val="auto"/>
    </w:rPr>
  </w:style>
  <w:style w:type="paragraph" w:customStyle="1" w:styleId="SP31192540">
    <w:name w:val="SP.31.192540"/>
    <w:basedOn w:val="Default"/>
    <w:next w:val="Default"/>
    <w:uiPriority w:val="99"/>
    <w:rsid w:val="009A1799"/>
    <w:rPr>
      <w:rFonts w:ascii="Garamond" w:hAnsi="Garamond" w:cstheme="minorBidi"/>
      <w:color w:val="auto"/>
    </w:rPr>
  </w:style>
  <w:style w:type="character" w:customStyle="1" w:styleId="SC312519">
    <w:name w:val="SC.31.2519"/>
    <w:uiPriority w:val="99"/>
    <w:rsid w:val="009A1799"/>
    <w:rPr>
      <w:rFonts w:cs="Garamond"/>
      <w:color w:val="000000"/>
      <w:sz w:val="22"/>
      <w:szCs w:val="22"/>
    </w:rPr>
  </w:style>
  <w:style w:type="paragraph" w:customStyle="1" w:styleId="SP33282669">
    <w:name w:val="SP.33.282669"/>
    <w:basedOn w:val="Default"/>
    <w:next w:val="Default"/>
    <w:uiPriority w:val="99"/>
    <w:rsid w:val="009A1799"/>
    <w:rPr>
      <w:color w:val="auto"/>
    </w:rPr>
  </w:style>
  <w:style w:type="character" w:customStyle="1" w:styleId="SC332528">
    <w:name w:val="SC.33.2528"/>
    <w:uiPriority w:val="99"/>
    <w:rsid w:val="009A1799"/>
    <w:rPr>
      <w:b/>
      <w:bCs/>
      <w:i/>
      <w:iCs/>
      <w:color w:val="000000"/>
      <w:sz w:val="28"/>
      <w:szCs w:val="28"/>
    </w:rPr>
  </w:style>
  <w:style w:type="paragraph" w:customStyle="1" w:styleId="SP33282746">
    <w:name w:val="SP.33.282746"/>
    <w:basedOn w:val="Default"/>
    <w:next w:val="Default"/>
    <w:uiPriority w:val="99"/>
    <w:rsid w:val="009A1799"/>
    <w:rPr>
      <w:rFonts w:ascii="Garamond" w:hAnsi="Garamond" w:cstheme="minorBidi"/>
      <w:color w:val="auto"/>
    </w:rPr>
  </w:style>
  <w:style w:type="paragraph" w:customStyle="1" w:styleId="SP33282635">
    <w:name w:val="SP.33.282635"/>
    <w:basedOn w:val="Default"/>
    <w:next w:val="Default"/>
    <w:uiPriority w:val="99"/>
    <w:rsid w:val="009A1799"/>
    <w:rPr>
      <w:rFonts w:ascii="Garamond" w:hAnsi="Garamond" w:cstheme="minorBidi"/>
      <w:color w:val="auto"/>
    </w:rPr>
  </w:style>
  <w:style w:type="character" w:customStyle="1" w:styleId="SC332521">
    <w:name w:val="SC.33.2521"/>
    <w:uiPriority w:val="99"/>
    <w:rsid w:val="009A1799"/>
    <w:rPr>
      <w:rFonts w:cs="Garamond"/>
      <w:color w:val="000000"/>
      <w:sz w:val="22"/>
      <w:szCs w:val="22"/>
    </w:rPr>
  </w:style>
  <w:style w:type="paragraph" w:customStyle="1" w:styleId="SP33282660">
    <w:name w:val="SP.33.282660"/>
    <w:basedOn w:val="Default"/>
    <w:next w:val="Default"/>
    <w:uiPriority w:val="99"/>
    <w:rsid w:val="009A1799"/>
    <w:rPr>
      <w:rFonts w:ascii="Garamond" w:hAnsi="Garamond" w:cstheme="minorBidi"/>
      <w:color w:val="auto"/>
    </w:rPr>
  </w:style>
  <w:style w:type="paragraph" w:customStyle="1" w:styleId="SP33282725">
    <w:name w:val="SP.33.282725"/>
    <w:basedOn w:val="Default"/>
    <w:next w:val="Default"/>
    <w:uiPriority w:val="99"/>
    <w:rsid w:val="009A1799"/>
    <w:rPr>
      <w:rFonts w:ascii="Garamond" w:hAnsi="Garamond" w:cstheme="minorBidi"/>
      <w:color w:val="auto"/>
    </w:rPr>
  </w:style>
  <w:style w:type="character" w:customStyle="1" w:styleId="SC332543">
    <w:name w:val="SC.33.2543"/>
    <w:uiPriority w:val="99"/>
    <w:rsid w:val="009A1799"/>
    <w:rPr>
      <w:rFonts w:ascii="Wingdings" w:hAnsi="Wingdings" w:cs="Wingdings"/>
      <w:color w:val="000000"/>
      <w:sz w:val="20"/>
      <w:szCs w:val="20"/>
    </w:rPr>
  </w:style>
  <w:style w:type="paragraph" w:customStyle="1" w:styleId="SP33282730">
    <w:name w:val="SP.33.282730"/>
    <w:basedOn w:val="Default"/>
    <w:next w:val="Default"/>
    <w:uiPriority w:val="99"/>
    <w:rsid w:val="009A1799"/>
    <w:rPr>
      <w:rFonts w:ascii="Garamond" w:hAnsi="Garamond" w:cstheme="minorBidi"/>
      <w:color w:val="auto"/>
    </w:rPr>
  </w:style>
  <w:style w:type="paragraph" w:styleId="Revisin">
    <w:name w:val="Revision"/>
    <w:hidden/>
    <w:uiPriority w:val="99"/>
    <w:semiHidden/>
    <w:rsid w:val="007E6110"/>
    <w:pPr>
      <w:spacing w:after="0" w:line="240" w:lineRule="auto"/>
    </w:pPr>
  </w:style>
  <w:style w:type="character" w:customStyle="1" w:styleId="Ttulo5Car">
    <w:name w:val="Título 5 Car"/>
    <w:basedOn w:val="Fuentedeprrafopredeter"/>
    <w:link w:val="Ttulo5"/>
    <w:uiPriority w:val="9"/>
    <w:semiHidden/>
    <w:rsid w:val="00546872"/>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546872"/>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546872"/>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54687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46872"/>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AC4628"/>
    <w:rPr>
      <w:color w:val="808080"/>
    </w:rPr>
  </w:style>
  <w:style w:type="paragraph" w:styleId="Textonotapie">
    <w:name w:val="footnote text"/>
    <w:basedOn w:val="Normal"/>
    <w:link w:val="TextonotapieCar"/>
    <w:uiPriority w:val="99"/>
    <w:semiHidden/>
    <w:unhideWhenUsed/>
    <w:rsid w:val="000B33D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B33D5"/>
    <w:rPr>
      <w:sz w:val="20"/>
      <w:szCs w:val="20"/>
    </w:rPr>
  </w:style>
  <w:style w:type="character" w:styleId="Refdenotaalpie">
    <w:name w:val="footnote reference"/>
    <w:basedOn w:val="Fuentedeprrafopredeter"/>
    <w:uiPriority w:val="99"/>
    <w:semiHidden/>
    <w:unhideWhenUsed/>
    <w:rsid w:val="000B33D5"/>
    <w:rPr>
      <w:vertAlign w:val="superscript"/>
    </w:rPr>
  </w:style>
  <w:style w:type="character" w:customStyle="1" w:styleId="normaltextrun">
    <w:name w:val="normaltextrun"/>
    <w:basedOn w:val="Fuentedeprrafopredeter"/>
    <w:rsid w:val="007C26BB"/>
  </w:style>
  <w:style w:type="character" w:customStyle="1" w:styleId="y2iqfc">
    <w:name w:val="y2iqfc"/>
    <w:basedOn w:val="Fuentedeprrafopredeter"/>
    <w:rsid w:val="0091297A"/>
  </w:style>
  <w:style w:type="character" w:customStyle="1" w:styleId="Mencinsinresolver1">
    <w:name w:val="Mención sin resolver1"/>
    <w:basedOn w:val="Fuentedeprrafopredeter"/>
    <w:uiPriority w:val="99"/>
    <w:semiHidden/>
    <w:unhideWhenUsed/>
    <w:rsid w:val="006F2EEF"/>
    <w:rPr>
      <w:color w:val="605E5C"/>
      <w:shd w:val="clear" w:color="auto" w:fill="E1DFDD"/>
    </w:rPr>
  </w:style>
  <w:style w:type="character" w:styleId="nfasis">
    <w:name w:val="Emphasis"/>
    <w:basedOn w:val="Fuentedeprrafopredeter"/>
    <w:uiPriority w:val="20"/>
    <w:qFormat/>
    <w:rsid w:val="00B07B7A"/>
    <w:rPr>
      <w:i/>
      <w:iCs/>
    </w:rPr>
  </w:style>
  <w:style w:type="paragraph" w:styleId="Descripcin">
    <w:name w:val="caption"/>
    <w:basedOn w:val="Normal"/>
    <w:next w:val="Normal"/>
    <w:uiPriority w:val="35"/>
    <w:unhideWhenUsed/>
    <w:qFormat/>
    <w:rsid w:val="00475C54"/>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11111D"/>
    <w:rPr>
      <w:color w:val="605E5C"/>
      <w:shd w:val="clear" w:color="auto" w:fill="E1DFDD"/>
    </w:rPr>
  </w:style>
  <w:style w:type="character" w:styleId="Mencionar">
    <w:name w:val="Mention"/>
    <w:basedOn w:val="Fuentedeprrafopredeter"/>
    <w:uiPriority w:val="99"/>
    <w:unhideWhenUsed/>
    <w:rsid w:val="0064673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0792">
      <w:bodyDiv w:val="1"/>
      <w:marLeft w:val="0"/>
      <w:marRight w:val="0"/>
      <w:marTop w:val="0"/>
      <w:marBottom w:val="0"/>
      <w:divBdr>
        <w:top w:val="none" w:sz="0" w:space="0" w:color="auto"/>
        <w:left w:val="none" w:sz="0" w:space="0" w:color="auto"/>
        <w:bottom w:val="none" w:sz="0" w:space="0" w:color="auto"/>
        <w:right w:val="none" w:sz="0" w:space="0" w:color="auto"/>
      </w:divBdr>
    </w:div>
    <w:div w:id="25374291">
      <w:bodyDiv w:val="1"/>
      <w:marLeft w:val="0"/>
      <w:marRight w:val="0"/>
      <w:marTop w:val="0"/>
      <w:marBottom w:val="0"/>
      <w:divBdr>
        <w:top w:val="none" w:sz="0" w:space="0" w:color="auto"/>
        <w:left w:val="none" w:sz="0" w:space="0" w:color="auto"/>
        <w:bottom w:val="none" w:sz="0" w:space="0" w:color="auto"/>
        <w:right w:val="none" w:sz="0" w:space="0" w:color="auto"/>
      </w:divBdr>
    </w:div>
    <w:div w:id="73359080">
      <w:bodyDiv w:val="1"/>
      <w:marLeft w:val="0"/>
      <w:marRight w:val="0"/>
      <w:marTop w:val="0"/>
      <w:marBottom w:val="0"/>
      <w:divBdr>
        <w:top w:val="none" w:sz="0" w:space="0" w:color="auto"/>
        <w:left w:val="none" w:sz="0" w:space="0" w:color="auto"/>
        <w:bottom w:val="none" w:sz="0" w:space="0" w:color="auto"/>
        <w:right w:val="none" w:sz="0" w:space="0" w:color="auto"/>
      </w:divBdr>
    </w:div>
    <w:div w:id="90206737">
      <w:bodyDiv w:val="1"/>
      <w:marLeft w:val="0"/>
      <w:marRight w:val="0"/>
      <w:marTop w:val="0"/>
      <w:marBottom w:val="0"/>
      <w:divBdr>
        <w:top w:val="none" w:sz="0" w:space="0" w:color="auto"/>
        <w:left w:val="none" w:sz="0" w:space="0" w:color="auto"/>
        <w:bottom w:val="none" w:sz="0" w:space="0" w:color="auto"/>
        <w:right w:val="none" w:sz="0" w:space="0" w:color="auto"/>
      </w:divBdr>
    </w:div>
    <w:div w:id="92240562">
      <w:bodyDiv w:val="1"/>
      <w:marLeft w:val="0"/>
      <w:marRight w:val="0"/>
      <w:marTop w:val="0"/>
      <w:marBottom w:val="0"/>
      <w:divBdr>
        <w:top w:val="none" w:sz="0" w:space="0" w:color="auto"/>
        <w:left w:val="none" w:sz="0" w:space="0" w:color="auto"/>
        <w:bottom w:val="none" w:sz="0" w:space="0" w:color="auto"/>
        <w:right w:val="none" w:sz="0" w:space="0" w:color="auto"/>
      </w:divBdr>
    </w:div>
    <w:div w:id="98450561">
      <w:bodyDiv w:val="1"/>
      <w:marLeft w:val="0"/>
      <w:marRight w:val="0"/>
      <w:marTop w:val="0"/>
      <w:marBottom w:val="0"/>
      <w:divBdr>
        <w:top w:val="none" w:sz="0" w:space="0" w:color="auto"/>
        <w:left w:val="none" w:sz="0" w:space="0" w:color="auto"/>
        <w:bottom w:val="none" w:sz="0" w:space="0" w:color="auto"/>
        <w:right w:val="none" w:sz="0" w:space="0" w:color="auto"/>
      </w:divBdr>
    </w:div>
    <w:div w:id="101728449">
      <w:bodyDiv w:val="1"/>
      <w:marLeft w:val="0"/>
      <w:marRight w:val="0"/>
      <w:marTop w:val="0"/>
      <w:marBottom w:val="0"/>
      <w:divBdr>
        <w:top w:val="none" w:sz="0" w:space="0" w:color="auto"/>
        <w:left w:val="none" w:sz="0" w:space="0" w:color="auto"/>
        <w:bottom w:val="none" w:sz="0" w:space="0" w:color="auto"/>
        <w:right w:val="none" w:sz="0" w:space="0" w:color="auto"/>
      </w:divBdr>
    </w:div>
    <w:div w:id="127940445">
      <w:bodyDiv w:val="1"/>
      <w:marLeft w:val="0"/>
      <w:marRight w:val="0"/>
      <w:marTop w:val="0"/>
      <w:marBottom w:val="0"/>
      <w:divBdr>
        <w:top w:val="none" w:sz="0" w:space="0" w:color="auto"/>
        <w:left w:val="none" w:sz="0" w:space="0" w:color="auto"/>
        <w:bottom w:val="none" w:sz="0" w:space="0" w:color="auto"/>
        <w:right w:val="none" w:sz="0" w:space="0" w:color="auto"/>
      </w:divBdr>
    </w:div>
    <w:div w:id="135270414">
      <w:bodyDiv w:val="1"/>
      <w:marLeft w:val="0"/>
      <w:marRight w:val="0"/>
      <w:marTop w:val="0"/>
      <w:marBottom w:val="0"/>
      <w:divBdr>
        <w:top w:val="none" w:sz="0" w:space="0" w:color="auto"/>
        <w:left w:val="none" w:sz="0" w:space="0" w:color="auto"/>
        <w:bottom w:val="none" w:sz="0" w:space="0" w:color="auto"/>
        <w:right w:val="none" w:sz="0" w:space="0" w:color="auto"/>
      </w:divBdr>
    </w:div>
    <w:div w:id="139735732">
      <w:bodyDiv w:val="1"/>
      <w:marLeft w:val="0"/>
      <w:marRight w:val="0"/>
      <w:marTop w:val="0"/>
      <w:marBottom w:val="0"/>
      <w:divBdr>
        <w:top w:val="none" w:sz="0" w:space="0" w:color="auto"/>
        <w:left w:val="none" w:sz="0" w:space="0" w:color="auto"/>
        <w:bottom w:val="none" w:sz="0" w:space="0" w:color="auto"/>
        <w:right w:val="none" w:sz="0" w:space="0" w:color="auto"/>
      </w:divBdr>
    </w:div>
    <w:div w:id="168835736">
      <w:bodyDiv w:val="1"/>
      <w:marLeft w:val="0"/>
      <w:marRight w:val="0"/>
      <w:marTop w:val="0"/>
      <w:marBottom w:val="0"/>
      <w:divBdr>
        <w:top w:val="none" w:sz="0" w:space="0" w:color="auto"/>
        <w:left w:val="none" w:sz="0" w:space="0" w:color="auto"/>
        <w:bottom w:val="none" w:sz="0" w:space="0" w:color="auto"/>
        <w:right w:val="none" w:sz="0" w:space="0" w:color="auto"/>
      </w:divBdr>
    </w:div>
    <w:div w:id="190068391">
      <w:bodyDiv w:val="1"/>
      <w:marLeft w:val="0"/>
      <w:marRight w:val="0"/>
      <w:marTop w:val="0"/>
      <w:marBottom w:val="0"/>
      <w:divBdr>
        <w:top w:val="none" w:sz="0" w:space="0" w:color="auto"/>
        <w:left w:val="none" w:sz="0" w:space="0" w:color="auto"/>
        <w:bottom w:val="none" w:sz="0" w:space="0" w:color="auto"/>
        <w:right w:val="none" w:sz="0" w:space="0" w:color="auto"/>
      </w:divBdr>
    </w:div>
    <w:div w:id="193004790">
      <w:bodyDiv w:val="1"/>
      <w:marLeft w:val="0"/>
      <w:marRight w:val="0"/>
      <w:marTop w:val="0"/>
      <w:marBottom w:val="0"/>
      <w:divBdr>
        <w:top w:val="none" w:sz="0" w:space="0" w:color="auto"/>
        <w:left w:val="none" w:sz="0" w:space="0" w:color="auto"/>
        <w:bottom w:val="none" w:sz="0" w:space="0" w:color="auto"/>
        <w:right w:val="none" w:sz="0" w:space="0" w:color="auto"/>
      </w:divBdr>
      <w:divsChild>
        <w:div w:id="82000547">
          <w:marLeft w:val="360"/>
          <w:marRight w:val="0"/>
          <w:marTop w:val="200"/>
          <w:marBottom w:val="0"/>
          <w:divBdr>
            <w:top w:val="none" w:sz="0" w:space="0" w:color="auto"/>
            <w:left w:val="none" w:sz="0" w:space="0" w:color="auto"/>
            <w:bottom w:val="none" w:sz="0" w:space="0" w:color="auto"/>
            <w:right w:val="none" w:sz="0" w:space="0" w:color="auto"/>
          </w:divBdr>
        </w:div>
        <w:div w:id="236135812">
          <w:marLeft w:val="1080"/>
          <w:marRight w:val="0"/>
          <w:marTop w:val="100"/>
          <w:marBottom w:val="0"/>
          <w:divBdr>
            <w:top w:val="none" w:sz="0" w:space="0" w:color="auto"/>
            <w:left w:val="none" w:sz="0" w:space="0" w:color="auto"/>
            <w:bottom w:val="none" w:sz="0" w:space="0" w:color="auto"/>
            <w:right w:val="none" w:sz="0" w:space="0" w:color="auto"/>
          </w:divBdr>
        </w:div>
        <w:div w:id="434179694">
          <w:marLeft w:val="1080"/>
          <w:marRight w:val="0"/>
          <w:marTop w:val="100"/>
          <w:marBottom w:val="0"/>
          <w:divBdr>
            <w:top w:val="none" w:sz="0" w:space="0" w:color="auto"/>
            <w:left w:val="none" w:sz="0" w:space="0" w:color="auto"/>
            <w:bottom w:val="none" w:sz="0" w:space="0" w:color="auto"/>
            <w:right w:val="none" w:sz="0" w:space="0" w:color="auto"/>
          </w:divBdr>
        </w:div>
      </w:divsChild>
    </w:div>
    <w:div w:id="196898413">
      <w:bodyDiv w:val="1"/>
      <w:marLeft w:val="0"/>
      <w:marRight w:val="0"/>
      <w:marTop w:val="0"/>
      <w:marBottom w:val="0"/>
      <w:divBdr>
        <w:top w:val="none" w:sz="0" w:space="0" w:color="auto"/>
        <w:left w:val="none" w:sz="0" w:space="0" w:color="auto"/>
        <w:bottom w:val="none" w:sz="0" w:space="0" w:color="auto"/>
        <w:right w:val="none" w:sz="0" w:space="0" w:color="auto"/>
      </w:divBdr>
    </w:div>
    <w:div w:id="208230125">
      <w:bodyDiv w:val="1"/>
      <w:marLeft w:val="0"/>
      <w:marRight w:val="0"/>
      <w:marTop w:val="0"/>
      <w:marBottom w:val="0"/>
      <w:divBdr>
        <w:top w:val="none" w:sz="0" w:space="0" w:color="auto"/>
        <w:left w:val="none" w:sz="0" w:space="0" w:color="auto"/>
        <w:bottom w:val="none" w:sz="0" w:space="0" w:color="auto"/>
        <w:right w:val="none" w:sz="0" w:space="0" w:color="auto"/>
      </w:divBdr>
    </w:div>
    <w:div w:id="218907624">
      <w:bodyDiv w:val="1"/>
      <w:marLeft w:val="0"/>
      <w:marRight w:val="0"/>
      <w:marTop w:val="0"/>
      <w:marBottom w:val="0"/>
      <w:divBdr>
        <w:top w:val="none" w:sz="0" w:space="0" w:color="auto"/>
        <w:left w:val="none" w:sz="0" w:space="0" w:color="auto"/>
        <w:bottom w:val="none" w:sz="0" w:space="0" w:color="auto"/>
        <w:right w:val="none" w:sz="0" w:space="0" w:color="auto"/>
      </w:divBdr>
    </w:div>
    <w:div w:id="244001894">
      <w:bodyDiv w:val="1"/>
      <w:marLeft w:val="0"/>
      <w:marRight w:val="0"/>
      <w:marTop w:val="0"/>
      <w:marBottom w:val="0"/>
      <w:divBdr>
        <w:top w:val="none" w:sz="0" w:space="0" w:color="auto"/>
        <w:left w:val="none" w:sz="0" w:space="0" w:color="auto"/>
        <w:bottom w:val="none" w:sz="0" w:space="0" w:color="auto"/>
        <w:right w:val="none" w:sz="0" w:space="0" w:color="auto"/>
      </w:divBdr>
    </w:div>
    <w:div w:id="254486774">
      <w:bodyDiv w:val="1"/>
      <w:marLeft w:val="0"/>
      <w:marRight w:val="0"/>
      <w:marTop w:val="0"/>
      <w:marBottom w:val="0"/>
      <w:divBdr>
        <w:top w:val="none" w:sz="0" w:space="0" w:color="auto"/>
        <w:left w:val="none" w:sz="0" w:space="0" w:color="auto"/>
        <w:bottom w:val="none" w:sz="0" w:space="0" w:color="auto"/>
        <w:right w:val="none" w:sz="0" w:space="0" w:color="auto"/>
      </w:divBdr>
    </w:div>
    <w:div w:id="266429510">
      <w:bodyDiv w:val="1"/>
      <w:marLeft w:val="0"/>
      <w:marRight w:val="0"/>
      <w:marTop w:val="0"/>
      <w:marBottom w:val="0"/>
      <w:divBdr>
        <w:top w:val="none" w:sz="0" w:space="0" w:color="auto"/>
        <w:left w:val="none" w:sz="0" w:space="0" w:color="auto"/>
        <w:bottom w:val="none" w:sz="0" w:space="0" w:color="auto"/>
        <w:right w:val="none" w:sz="0" w:space="0" w:color="auto"/>
      </w:divBdr>
    </w:div>
    <w:div w:id="269162782">
      <w:bodyDiv w:val="1"/>
      <w:marLeft w:val="0"/>
      <w:marRight w:val="0"/>
      <w:marTop w:val="0"/>
      <w:marBottom w:val="0"/>
      <w:divBdr>
        <w:top w:val="none" w:sz="0" w:space="0" w:color="auto"/>
        <w:left w:val="none" w:sz="0" w:space="0" w:color="auto"/>
        <w:bottom w:val="none" w:sz="0" w:space="0" w:color="auto"/>
        <w:right w:val="none" w:sz="0" w:space="0" w:color="auto"/>
      </w:divBdr>
    </w:div>
    <w:div w:id="280041750">
      <w:bodyDiv w:val="1"/>
      <w:marLeft w:val="0"/>
      <w:marRight w:val="0"/>
      <w:marTop w:val="0"/>
      <w:marBottom w:val="0"/>
      <w:divBdr>
        <w:top w:val="none" w:sz="0" w:space="0" w:color="auto"/>
        <w:left w:val="none" w:sz="0" w:space="0" w:color="auto"/>
        <w:bottom w:val="none" w:sz="0" w:space="0" w:color="auto"/>
        <w:right w:val="none" w:sz="0" w:space="0" w:color="auto"/>
      </w:divBdr>
    </w:div>
    <w:div w:id="291373870">
      <w:bodyDiv w:val="1"/>
      <w:marLeft w:val="0"/>
      <w:marRight w:val="0"/>
      <w:marTop w:val="0"/>
      <w:marBottom w:val="0"/>
      <w:divBdr>
        <w:top w:val="none" w:sz="0" w:space="0" w:color="auto"/>
        <w:left w:val="none" w:sz="0" w:space="0" w:color="auto"/>
        <w:bottom w:val="none" w:sz="0" w:space="0" w:color="auto"/>
        <w:right w:val="none" w:sz="0" w:space="0" w:color="auto"/>
      </w:divBdr>
    </w:div>
    <w:div w:id="315184813">
      <w:bodyDiv w:val="1"/>
      <w:marLeft w:val="0"/>
      <w:marRight w:val="0"/>
      <w:marTop w:val="0"/>
      <w:marBottom w:val="0"/>
      <w:divBdr>
        <w:top w:val="none" w:sz="0" w:space="0" w:color="auto"/>
        <w:left w:val="none" w:sz="0" w:space="0" w:color="auto"/>
        <w:bottom w:val="none" w:sz="0" w:space="0" w:color="auto"/>
        <w:right w:val="none" w:sz="0" w:space="0" w:color="auto"/>
      </w:divBdr>
    </w:div>
    <w:div w:id="345252727">
      <w:bodyDiv w:val="1"/>
      <w:marLeft w:val="0"/>
      <w:marRight w:val="0"/>
      <w:marTop w:val="0"/>
      <w:marBottom w:val="0"/>
      <w:divBdr>
        <w:top w:val="none" w:sz="0" w:space="0" w:color="auto"/>
        <w:left w:val="none" w:sz="0" w:space="0" w:color="auto"/>
        <w:bottom w:val="none" w:sz="0" w:space="0" w:color="auto"/>
        <w:right w:val="none" w:sz="0" w:space="0" w:color="auto"/>
      </w:divBdr>
    </w:div>
    <w:div w:id="352655039">
      <w:bodyDiv w:val="1"/>
      <w:marLeft w:val="0"/>
      <w:marRight w:val="0"/>
      <w:marTop w:val="0"/>
      <w:marBottom w:val="0"/>
      <w:divBdr>
        <w:top w:val="none" w:sz="0" w:space="0" w:color="auto"/>
        <w:left w:val="none" w:sz="0" w:space="0" w:color="auto"/>
        <w:bottom w:val="none" w:sz="0" w:space="0" w:color="auto"/>
        <w:right w:val="none" w:sz="0" w:space="0" w:color="auto"/>
      </w:divBdr>
    </w:div>
    <w:div w:id="357850698">
      <w:bodyDiv w:val="1"/>
      <w:marLeft w:val="0"/>
      <w:marRight w:val="0"/>
      <w:marTop w:val="0"/>
      <w:marBottom w:val="0"/>
      <w:divBdr>
        <w:top w:val="none" w:sz="0" w:space="0" w:color="auto"/>
        <w:left w:val="none" w:sz="0" w:space="0" w:color="auto"/>
        <w:bottom w:val="none" w:sz="0" w:space="0" w:color="auto"/>
        <w:right w:val="none" w:sz="0" w:space="0" w:color="auto"/>
      </w:divBdr>
    </w:div>
    <w:div w:id="362822847">
      <w:bodyDiv w:val="1"/>
      <w:marLeft w:val="0"/>
      <w:marRight w:val="0"/>
      <w:marTop w:val="0"/>
      <w:marBottom w:val="0"/>
      <w:divBdr>
        <w:top w:val="none" w:sz="0" w:space="0" w:color="auto"/>
        <w:left w:val="none" w:sz="0" w:space="0" w:color="auto"/>
        <w:bottom w:val="none" w:sz="0" w:space="0" w:color="auto"/>
        <w:right w:val="none" w:sz="0" w:space="0" w:color="auto"/>
      </w:divBdr>
    </w:div>
    <w:div w:id="372577432">
      <w:bodyDiv w:val="1"/>
      <w:marLeft w:val="0"/>
      <w:marRight w:val="0"/>
      <w:marTop w:val="0"/>
      <w:marBottom w:val="0"/>
      <w:divBdr>
        <w:top w:val="none" w:sz="0" w:space="0" w:color="auto"/>
        <w:left w:val="none" w:sz="0" w:space="0" w:color="auto"/>
        <w:bottom w:val="none" w:sz="0" w:space="0" w:color="auto"/>
        <w:right w:val="none" w:sz="0" w:space="0" w:color="auto"/>
      </w:divBdr>
    </w:div>
    <w:div w:id="412968289">
      <w:bodyDiv w:val="1"/>
      <w:marLeft w:val="0"/>
      <w:marRight w:val="0"/>
      <w:marTop w:val="0"/>
      <w:marBottom w:val="0"/>
      <w:divBdr>
        <w:top w:val="none" w:sz="0" w:space="0" w:color="auto"/>
        <w:left w:val="none" w:sz="0" w:space="0" w:color="auto"/>
        <w:bottom w:val="none" w:sz="0" w:space="0" w:color="auto"/>
        <w:right w:val="none" w:sz="0" w:space="0" w:color="auto"/>
      </w:divBdr>
    </w:div>
    <w:div w:id="422262528">
      <w:bodyDiv w:val="1"/>
      <w:marLeft w:val="0"/>
      <w:marRight w:val="0"/>
      <w:marTop w:val="0"/>
      <w:marBottom w:val="0"/>
      <w:divBdr>
        <w:top w:val="none" w:sz="0" w:space="0" w:color="auto"/>
        <w:left w:val="none" w:sz="0" w:space="0" w:color="auto"/>
        <w:bottom w:val="none" w:sz="0" w:space="0" w:color="auto"/>
        <w:right w:val="none" w:sz="0" w:space="0" w:color="auto"/>
      </w:divBdr>
    </w:div>
    <w:div w:id="430128039">
      <w:bodyDiv w:val="1"/>
      <w:marLeft w:val="0"/>
      <w:marRight w:val="0"/>
      <w:marTop w:val="0"/>
      <w:marBottom w:val="0"/>
      <w:divBdr>
        <w:top w:val="none" w:sz="0" w:space="0" w:color="auto"/>
        <w:left w:val="none" w:sz="0" w:space="0" w:color="auto"/>
        <w:bottom w:val="none" w:sz="0" w:space="0" w:color="auto"/>
        <w:right w:val="none" w:sz="0" w:space="0" w:color="auto"/>
      </w:divBdr>
    </w:div>
    <w:div w:id="441609275">
      <w:bodyDiv w:val="1"/>
      <w:marLeft w:val="0"/>
      <w:marRight w:val="0"/>
      <w:marTop w:val="0"/>
      <w:marBottom w:val="0"/>
      <w:divBdr>
        <w:top w:val="none" w:sz="0" w:space="0" w:color="auto"/>
        <w:left w:val="none" w:sz="0" w:space="0" w:color="auto"/>
        <w:bottom w:val="none" w:sz="0" w:space="0" w:color="auto"/>
        <w:right w:val="none" w:sz="0" w:space="0" w:color="auto"/>
      </w:divBdr>
    </w:div>
    <w:div w:id="455149443">
      <w:bodyDiv w:val="1"/>
      <w:marLeft w:val="0"/>
      <w:marRight w:val="0"/>
      <w:marTop w:val="0"/>
      <w:marBottom w:val="0"/>
      <w:divBdr>
        <w:top w:val="none" w:sz="0" w:space="0" w:color="auto"/>
        <w:left w:val="none" w:sz="0" w:space="0" w:color="auto"/>
        <w:bottom w:val="none" w:sz="0" w:space="0" w:color="auto"/>
        <w:right w:val="none" w:sz="0" w:space="0" w:color="auto"/>
      </w:divBdr>
    </w:div>
    <w:div w:id="468940301">
      <w:bodyDiv w:val="1"/>
      <w:marLeft w:val="0"/>
      <w:marRight w:val="0"/>
      <w:marTop w:val="0"/>
      <w:marBottom w:val="0"/>
      <w:divBdr>
        <w:top w:val="none" w:sz="0" w:space="0" w:color="auto"/>
        <w:left w:val="none" w:sz="0" w:space="0" w:color="auto"/>
        <w:bottom w:val="none" w:sz="0" w:space="0" w:color="auto"/>
        <w:right w:val="none" w:sz="0" w:space="0" w:color="auto"/>
      </w:divBdr>
      <w:divsChild>
        <w:div w:id="323822425">
          <w:marLeft w:val="274"/>
          <w:marRight w:val="0"/>
          <w:marTop w:val="120"/>
          <w:marBottom w:val="0"/>
          <w:divBdr>
            <w:top w:val="none" w:sz="0" w:space="0" w:color="auto"/>
            <w:left w:val="none" w:sz="0" w:space="0" w:color="auto"/>
            <w:bottom w:val="none" w:sz="0" w:space="0" w:color="auto"/>
            <w:right w:val="none" w:sz="0" w:space="0" w:color="auto"/>
          </w:divBdr>
        </w:div>
      </w:divsChild>
    </w:div>
    <w:div w:id="472215307">
      <w:bodyDiv w:val="1"/>
      <w:marLeft w:val="0"/>
      <w:marRight w:val="0"/>
      <w:marTop w:val="0"/>
      <w:marBottom w:val="0"/>
      <w:divBdr>
        <w:top w:val="none" w:sz="0" w:space="0" w:color="auto"/>
        <w:left w:val="none" w:sz="0" w:space="0" w:color="auto"/>
        <w:bottom w:val="none" w:sz="0" w:space="0" w:color="auto"/>
        <w:right w:val="none" w:sz="0" w:space="0" w:color="auto"/>
      </w:divBdr>
    </w:div>
    <w:div w:id="510796481">
      <w:bodyDiv w:val="1"/>
      <w:marLeft w:val="0"/>
      <w:marRight w:val="0"/>
      <w:marTop w:val="0"/>
      <w:marBottom w:val="0"/>
      <w:divBdr>
        <w:top w:val="none" w:sz="0" w:space="0" w:color="auto"/>
        <w:left w:val="none" w:sz="0" w:space="0" w:color="auto"/>
        <w:bottom w:val="none" w:sz="0" w:space="0" w:color="auto"/>
        <w:right w:val="none" w:sz="0" w:space="0" w:color="auto"/>
      </w:divBdr>
    </w:div>
    <w:div w:id="510920944">
      <w:bodyDiv w:val="1"/>
      <w:marLeft w:val="0"/>
      <w:marRight w:val="0"/>
      <w:marTop w:val="0"/>
      <w:marBottom w:val="0"/>
      <w:divBdr>
        <w:top w:val="none" w:sz="0" w:space="0" w:color="auto"/>
        <w:left w:val="none" w:sz="0" w:space="0" w:color="auto"/>
        <w:bottom w:val="none" w:sz="0" w:space="0" w:color="auto"/>
        <w:right w:val="none" w:sz="0" w:space="0" w:color="auto"/>
      </w:divBdr>
    </w:div>
    <w:div w:id="514347848">
      <w:bodyDiv w:val="1"/>
      <w:marLeft w:val="0"/>
      <w:marRight w:val="0"/>
      <w:marTop w:val="0"/>
      <w:marBottom w:val="0"/>
      <w:divBdr>
        <w:top w:val="none" w:sz="0" w:space="0" w:color="auto"/>
        <w:left w:val="none" w:sz="0" w:space="0" w:color="auto"/>
        <w:bottom w:val="none" w:sz="0" w:space="0" w:color="auto"/>
        <w:right w:val="none" w:sz="0" w:space="0" w:color="auto"/>
      </w:divBdr>
    </w:div>
    <w:div w:id="522398795">
      <w:bodyDiv w:val="1"/>
      <w:marLeft w:val="0"/>
      <w:marRight w:val="0"/>
      <w:marTop w:val="0"/>
      <w:marBottom w:val="0"/>
      <w:divBdr>
        <w:top w:val="none" w:sz="0" w:space="0" w:color="auto"/>
        <w:left w:val="none" w:sz="0" w:space="0" w:color="auto"/>
        <w:bottom w:val="none" w:sz="0" w:space="0" w:color="auto"/>
        <w:right w:val="none" w:sz="0" w:space="0" w:color="auto"/>
      </w:divBdr>
    </w:div>
    <w:div w:id="591206822">
      <w:bodyDiv w:val="1"/>
      <w:marLeft w:val="0"/>
      <w:marRight w:val="0"/>
      <w:marTop w:val="0"/>
      <w:marBottom w:val="0"/>
      <w:divBdr>
        <w:top w:val="none" w:sz="0" w:space="0" w:color="auto"/>
        <w:left w:val="none" w:sz="0" w:space="0" w:color="auto"/>
        <w:bottom w:val="none" w:sz="0" w:space="0" w:color="auto"/>
        <w:right w:val="none" w:sz="0" w:space="0" w:color="auto"/>
      </w:divBdr>
    </w:div>
    <w:div w:id="626356095">
      <w:bodyDiv w:val="1"/>
      <w:marLeft w:val="0"/>
      <w:marRight w:val="0"/>
      <w:marTop w:val="0"/>
      <w:marBottom w:val="0"/>
      <w:divBdr>
        <w:top w:val="none" w:sz="0" w:space="0" w:color="auto"/>
        <w:left w:val="none" w:sz="0" w:space="0" w:color="auto"/>
        <w:bottom w:val="none" w:sz="0" w:space="0" w:color="auto"/>
        <w:right w:val="none" w:sz="0" w:space="0" w:color="auto"/>
      </w:divBdr>
    </w:div>
    <w:div w:id="635646077">
      <w:bodyDiv w:val="1"/>
      <w:marLeft w:val="0"/>
      <w:marRight w:val="0"/>
      <w:marTop w:val="0"/>
      <w:marBottom w:val="0"/>
      <w:divBdr>
        <w:top w:val="none" w:sz="0" w:space="0" w:color="auto"/>
        <w:left w:val="none" w:sz="0" w:space="0" w:color="auto"/>
        <w:bottom w:val="none" w:sz="0" w:space="0" w:color="auto"/>
        <w:right w:val="none" w:sz="0" w:space="0" w:color="auto"/>
      </w:divBdr>
    </w:div>
    <w:div w:id="671374808">
      <w:bodyDiv w:val="1"/>
      <w:marLeft w:val="0"/>
      <w:marRight w:val="0"/>
      <w:marTop w:val="0"/>
      <w:marBottom w:val="0"/>
      <w:divBdr>
        <w:top w:val="none" w:sz="0" w:space="0" w:color="auto"/>
        <w:left w:val="none" w:sz="0" w:space="0" w:color="auto"/>
        <w:bottom w:val="none" w:sz="0" w:space="0" w:color="auto"/>
        <w:right w:val="none" w:sz="0" w:space="0" w:color="auto"/>
      </w:divBdr>
    </w:div>
    <w:div w:id="677346611">
      <w:bodyDiv w:val="1"/>
      <w:marLeft w:val="0"/>
      <w:marRight w:val="0"/>
      <w:marTop w:val="0"/>
      <w:marBottom w:val="0"/>
      <w:divBdr>
        <w:top w:val="none" w:sz="0" w:space="0" w:color="auto"/>
        <w:left w:val="none" w:sz="0" w:space="0" w:color="auto"/>
        <w:bottom w:val="none" w:sz="0" w:space="0" w:color="auto"/>
        <w:right w:val="none" w:sz="0" w:space="0" w:color="auto"/>
      </w:divBdr>
    </w:div>
    <w:div w:id="678511546">
      <w:bodyDiv w:val="1"/>
      <w:marLeft w:val="0"/>
      <w:marRight w:val="0"/>
      <w:marTop w:val="0"/>
      <w:marBottom w:val="0"/>
      <w:divBdr>
        <w:top w:val="none" w:sz="0" w:space="0" w:color="auto"/>
        <w:left w:val="none" w:sz="0" w:space="0" w:color="auto"/>
        <w:bottom w:val="none" w:sz="0" w:space="0" w:color="auto"/>
        <w:right w:val="none" w:sz="0" w:space="0" w:color="auto"/>
      </w:divBdr>
    </w:div>
    <w:div w:id="712071589">
      <w:bodyDiv w:val="1"/>
      <w:marLeft w:val="0"/>
      <w:marRight w:val="0"/>
      <w:marTop w:val="0"/>
      <w:marBottom w:val="0"/>
      <w:divBdr>
        <w:top w:val="none" w:sz="0" w:space="0" w:color="auto"/>
        <w:left w:val="none" w:sz="0" w:space="0" w:color="auto"/>
        <w:bottom w:val="none" w:sz="0" w:space="0" w:color="auto"/>
        <w:right w:val="none" w:sz="0" w:space="0" w:color="auto"/>
      </w:divBdr>
    </w:div>
    <w:div w:id="736126985">
      <w:bodyDiv w:val="1"/>
      <w:marLeft w:val="0"/>
      <w:marRight w:val="0"/>
      <w:marTop w:val="0"/>
      <w:marBottom w:val="0"/>
      <w:divBdr>
        <w:top w:val="none" w:sz="0" w:space="0" w:color="auto"/>
        <w:left w:val="none" w:sz="0" w:space="0" w:color="auto"/>
        <w:bottom w:val="none" w:sz="0" w:space="0" w:color="auto"/>
        <w:right w:val="none" w:sz="0" w:space="0" w:color="auto"/>
      </w:divBdr>
    </w:div>
    <w:div w:id="741871064">
      <w:bodyDiv w:val="1"/>
      <w:marLeft w:val="0"/>
      <w:marRight w:val="0"/>
      <w:marTop w:val="0"/>
      <w:marBottom w:val="0"/>
      <w:divBdr>
        <w:top w:val="none" w:sz="0" w:space="0" w:color="auto"/>
        <w:left w:val="none" w:sz="0" w:space="0" w:color="auto"/>
        <w:bottom w:val="none" w:sz="0" w:space="0" w:color="auto"/>
        <w:right w:val="none" w:sz="0" w:space="0" w:color="auto"/>
      </w:divBdr>
    </w:div>
    <w:div w:id="763570752">
      <w:bodyDiv w:val="1"/>
      <w:marLeft w:val="0"/>
      <w:marRight w:val="0"/>
      <w:marTop w:val="0"/>
      <w:marBottom w:val="0"/>
      <w:divBdr>
        <w:top w:val="none" w:sz="0" w:space="0" w:color="auto"/>
        <w:left w:val="none" w:sz="0" w:space="0" w:color="auto"/>
        <w:bottom w:val="none" w:sz="0" w:space="0" w:color="auto"/>
        <w:right w:val="none" w:sz="0" w:space="0" w:color="auto"/>
      </w:divBdr>
    </w:div>
    <w:div w:id="798188653">
      <w:bodyDiv w:val="1"/>
      <w:marLeft w:val="0"/>
      <w:marRight w:val="0"/>
      <w:marTop w:val="0"/>
      <w:marBottom w:val="0"/>
      <w:divBdr>
        <w:top w:val="none" w:sz="0" w:space="0" w:color="auto"/>
        <w:left w:val="none" w:sz="0" w:space="0" w:color="auto"/>
        <w:bottom w:val="none" w:sz="0" w:space="0" w:color="auto"/>
        <w:right w:val="none" w:sz="0" w:space="0" w:color="auto"/>
      </w:divBdr>
    </w:div>
    <w:div w:id="860895553">
      <w:bodyDiv w:val="1"/>
      <w:marLeft w:val="0"/>
      <w:marRight w:val="0"/>
      <w:marTop w:val="0"/>
      <w:marBottom w:val="0"/>
      <w:divBdr>
        <w:top w:val="none" w:sz="0" w:space="0" w:color="auto"/>
        <w:left w:val="none" w:sz="0" w:space="0" w:color="auto"/>
        <w:bottom w:val="none" w:sz="0" w:space="0" w:color="auto"/>
        <w:right w:val="none" w:sz="0" w:space="0" w:color="auto"/>
      </w:divBdr>
    </w:div>
    <w:div w:id="873232814">
      <w:bodyDiv w:val="1"/>
      <w:marLeft w:val="0"/>
      <w:marRight w:val="0"/>
      <w:marTop w:val="0"/>
      <w:marBottom w:val="0"/>
      <w:divBdr>
        <w:top w:val="none" w:sz="0" w:space="0" w:color="auto"/>
        <w:left w:val="none" w:sz="0" w:space="0" w:color="auto"/>
        <w:bottom w:val="none" w:sz="0" w:space="0" w:color="auto"/>
        <w:right w:val="none" w:sz="0" w:space="0" w:color="auto"/>
      </w:divBdr>
    </w:div>
    <w:div w:id="899439286">
      <w:bodyDiv w:val="1"/>
      <w:marLeft w:val="0"/>
      <w:marRight w:val="0"/>
      <w:marTop w:val="0"/>
      <w:marBottom w:val="0"/>
      <w:divBdr>
        <w:top w:val="none" w:sz="0" w:space="0" w:color="auto"/>
        <w:left w:val="none" w:sz="0" w:space="0" w:color="auto"/>
        <w:bottom w:val="none" w:sz="0" w:space="0" w:color="auto"/>
        <w:right w:val="none" w:sz="0" w:space="0" w:color="auto"/>
      </w:divBdr>
    </w:div>
    <w:div w:id="916943040">
      <w:bodyDiv w:val="1"/>
      <w:marLeft w:val="0"/>
      <w:marRight w:val="0"/>
      <w:marTop w:val="0"/>
      <w:marBottom w:val="0"/>
      <w:divBdr>
        <w:top w:val="none" w:sz="0" w:space="0" w:color="auto"/>
        <w:left w:val="none" w:sz="0" w:space="0" w:color="auto"/>
        <w:bottom w:val="none" w:sz="0" w:space="0" w:color="auto"/>
        <w:right w:val="none" w:sz="0" w:space="0" w:color="auto"/>
      </w:divBdr>
    </w:div>
    <w:div w:id="957683155">
      <w:bodyDiv w:val="1"/>
      <w:marLeft w:val="0"/>
      <w:marRight w:val="0"/>
      <w:marTop w:val="0"/>
      <w:marBottom w:val="0"/>
      <w:divBdr>
        <w:top w:val="none" w:sz="0" w:space="0" w:color="auto"/>
        <w:left w:val="none" w:sz="0" w:space="0" w:color="auto"/>
        <w:bottom w:val="none" w:sz="0" w:space="0" w:color="auto"/>
        <w:right w:val="none" w:sz="0" w:space="0" w:color="auto"/>
      </w:divBdr>
    </w:div>
    <w:div w:id="989407252">
      <w:bodyDiv w:val="1"/>
      <w:marLeft w:val="0"/>
      <w:marRight w:val="0"/>
      <w:marTop w:val="0"/>
      <w:marBottom w:val="0"/>
      <w:divBdr>
        <w:top w:val="none" w:sz="0" w:space="0" w:color="auto"/>
        <w:left w:val="none" w:sz="0" w:space="0" w:color="auto"/>
        <w:bottom w:val="none" w:sz="0" w:space="0" w:color="auto"/>
        <w:right w:val="none" w:sz="0" w:space="0" w:color="auto"/>
      </w:divBdr>
    </w:div>
    <w:div w:id="998733081">
      <w:bodyDiv w:val="1"/>
      <w:marLeft w:val="0"/>
      <w:marRight w:val="0"/>
      <w:marTop w:val="0"/>
      <w:marBottom w:val="0"/>
      <w:divBdr>
        <w:top w:val="none" w:sz="0" w:space="0" w:color="auto"/>
        <w:left w:val="none" w:sz="0" w:space="0" w:color="auto"/>
        <w:bottom w:val="none" w:sz="0" w:space="0" w:color="auto"/>
        <w:right w:val="none" w:sz="0" w:space="0" w:color="auto"/>
      </w:divBdr>
    </w:div>
    <w:div w:id="1003582366">
      <w:bodyDiv w:val="1"/>
      <w:marLeft w:val="0"/>
      <w:marRight w:val="0"/>
      <w:marTop w:val="0"/>
      <w:marBottom w:val="0"/>
      <w:divBdr>
        <w:top w:val="none" w:sz="0" w:space="0" w:color="auto"/>
        <w:left w:val="none" w:sz="0" w:space="0" w:color="auto"/>
        <w:bottom w:val="none" w:sz="0" w:space="0" w:color="auto"/>
        <w:right w:val="none" w:sz="0" w:space="0" w:color="auto"/>
      </w:divBdr>
    </w:div>
    <w:div w:id="1024747562">
      <w:bodyDiv w:val="1"/>
      <w:marLeft w:val="0"/>
      <w:marRight w:val="0"/>
      <w:marTop w:val="0"/>
      <w:marBottom w:val="0"/>
      <w:divBdr>
        <w:top w:val="none" w:sz="0" w:space="0" w:color="auto"/>
        <w:left w:val="none" w:sz="0" w:space="0" w:color="auto"/>
        <w:bottom w:val="none" w:sz="0" w:space="0" w:color="auto"/>
        <w:right w:val="none" w:sz="0" w:space="0" w:color="auto"/>
      </w:divBdr>
    </w:div>
    <w:div w:id="1031567122">
      <w:bodyDiv w:val="1"/>
      <w:marLeft w:val="0"/>
      <w:marRight w:val="0"/>
      <w:marTop w:val="0"/>
      <w:marBottom w:val="0"/>
      <w:divBdr>
        <w:top w:val="none" w:sz="0" w:space="0" w:color="auto"/>
        <w:left w:val="none" w:sz="0" w:space="0" w:color="auto"/>
        <w:bottom w:val="none" w:sz="0" w:space="0" w:color="auto"/>
        <w:right w:val="none" w:sz="0" w:space="0" w:color="auto"/>
      </w:divBdr>
    </w:div>
    <w:div w:id="1044453277">
      <w:bodyDiv w:val="1"/>
      <w:marLeft w:val="0"/>
      <w:marRight w:val="0"/>
      <w:marTop w:val="0"/>
      <w:marBottom w:val="0"/>
      <w:divBdr>
        <w:top w:val="none" w:sz="0" w:space="0" w:color="auto"/>
        <w:left w:val="none" w:sz="0" w:space="0" w:color="auto"/>
        <w:bottom w:val="none" w:sz="0" w:space="0" w:color="auto"/>
        <w:right w:val="none" w:sz="0" w:space="0" w:color="auto"/>
      </w:divBdr>
    </w:div>
    <w:div w:id="1045955717">
      <w:bodyDiv w:val="1"/>
      <w:marLeft w:val="0"/>
      <w:marRight w:val="0"/>
      <w:marTop w:val="0"/>
      <w:marBottom w:val="0"/>
      <w:divBdr>
        <w:top w:val="none" w:sz="0" w:space="0" w:color="auto"/>
        <w:left w:val="none" w:sz="0" w:space="0" w:color="auto"/>
        <w:bottom w:val="none" w:sz="0" w:space="0" w:color="auto"/>
        <w:right w:val="none" w:sz="0" w:space="0" w:color="auto"/>
      </w:divBdr>
    </w:div>
    <w:div w:id="1063869568">
      <w:bodyDiv w:val="1"/>
      <w:marLeft w:val="0"/>
      <w:marRight w:val="0"/>
      <w:marTop w:val="0"/>
      <w:marBottom w:val="0"/>
      <w:divBdr>
        <w:top w:val="none" w:sz="0" w:space="0" w:color="auto"/>
        <w:left w:val="none" w:sz="0" w:space="0" w:color="auto"/>
        <w:bottom w:val="none" w:sz="0" w:space="0" w:color="auto"/>
        <w:right w:val="none" w:sz="0" w:space="0" w:color="auto"/>
      </w:divBdr>
    </w:div>
    <w:div w:id="1090930994">
      <w:bodyDiv w:val="1"/>
      <w:marLeft w:val="0"/>
      <w:marRight w:val="0"/>
      <w:marTop w:val="0"/>
      <w:marBottom w:val="0"/>
      <w:divBdr>
        <w:top w:val="none" w:sz="0" w:space="0" w:color="auto"/>
        <w:left w:val="none" w:sz="0" w:space="0" w:color="auto"/>
        <w:bottom w:val="none" w:sz="0" w:space="0" w:color="auto"/>
        <w:right w:val="none" w:sz="0" w:space="0" w:color="auto"/>
      </w:divBdr>
    </w:div>
    <w:div w:id="1122773936">
      <w:bodyDiv w:val="1"/>
      <w:marLeft w:val="0"/>
      <w:marRight w:val="0"/>
      <w:marTop w:val="0"/>
      <w:marBottom w:val="0"/>
      <w:divBdr>
        <w:top w:val="none" w:sz="0" w:space="0" w:color="auto"/>
        <w:left w:val="none" w:sz="0" w:space="0" w:color="auto"/>
        <w:bottom w:val="none" w:sz="0" w:space="0" w:color="auto"/>
        <w:right w:val="none" w:sz="0" w:space="0" w:color="auto"/>
      </w:divBdr>
    </w:div>
    <w:div w:id="1123574950">
      <w:bodyDiv w:val="1"/>
      <w:marLeft w:val="0"/>
      <w:marRight w:val="0"/>
      <w:marTop w:val="0"/>
      <w:marBottom w:val="0"/>
      <w:divBdr>
        <w:top w:val="none" w:sz="0" w:space="0" w:color="auto"/>
        <w:left w:val="none" w:sz="0" w:space="0" w:color="auto"/>
        <w:bottom w:val="none" w:sz="0" w:space="0" w:color="auto"/>
        <w:right w:val="none" w:sz="0" w:space="0" w:color="auto"/>
      </w:divBdr>
    </w:div>
    <w:div w:id="1131903567">
      <w:bodyDiv w:val="1"/>
      <w:marLeft w:val="0"/>
      <w:marRight w:val="0"/>
      <w:marTop w:val="0"/>
      <w:marBottom w:val="0"/>
      <w:divBdr>
        <w:top w:val="none" w:sz="0" w:space="0" w:color="auto"/>
        <w:left w:val="none" w:sz="0" w:space="0" w:color="auto"/>
        <w:bottom w:val="none" w:sz="0" w:space="0" w:color="auto"/>
        <w:right w:val="none" w:sz="0" w:space="0" w:color="auto"/>
      </w:divBdr>
    </w:div>
    <w:div w:id="1140804735">
      <w:bodyDiv w:val="1"/>
      <w:marLeft w:val="0"/>
      <w:marRight w:val="0"/>
      <w:marTop w:val="0"/>
      <w:marBottom w:val="0"/>
      <w:divBdr>
        <w:top w:val="none" w:sz="0" w:space="0" w:color="auto"/>
        <w:left w:val="none" w:sz="0" w:space="0" w:color="auto"/>
        <w:bottom w:val="none" w:sz="0" w:space="0" w:color="auto"/>
        <w:right w:val="none" w:sz="0" w:space="0" w:color="auto"/>
      </w:divBdr>
    </w:div>
    <w:div w:id="1140924632">
      <w:bodyDiv w:val="1"/>
      <w:marLeft w:val="0"/>
      <w:marRight w:val="0"/>
      <w:marTop w:val="0"/>
      <w:marBottom w:val="0"/>
      <w:divBdr>
        <w:top w:val="none" w:sz="0" w:space="0" w:color="auto"/>
        <w:left w:val="none" w:sz="0" w:space="0" w:color="auto"/>
        <w:bottom w:val="none" w:sz="0" w:space="0" w:color="auto"/>
        <w:right w:val="none" w:sz="0" w:space="0" w:color="auto"/>
      </w:divBdr>
    </w:div>
    <w:div w:id="1162968360">
      <w:bodyDiv w:val="1"/>
      <w:marLeft w:val="0"/>
      <w:marRight w:val="0"/>
      <w:marTop w:val="0"/>
      <w:marBottom w:val="0"/>
      <w:divBdr>
        <w:top w:val="none" w:sz="0" w:space="0" w:color="auto"/>
        <w:left w:val="none" w:sz="0" w:space="0" w:color="auto"/>
        <w:bottom w:val="none" w:sz="0" w:space="0" w:color="auto"/>
        <w:right w:val="none" w:sz="0" w:space="0" w:color="auto"/>
      </w:divBdr>
    </w:div>
    <w:div w:id="1164973145">
      <w:bodyDiv w:val="1"/>
      <w:marLeft w:val="0"/>
      <w:marRight w:val="0"/>
      <w:marTop w:val="0"/>
      <w:marBottom w:val="0"/>
      <w:divBdr>
        <w:top w:val="none" w:sz="0" w:space="0" w:color="auto"/>
        <w:left w:val="none" w:sz="0" w:space="0" w:color="auto"/>
        <w:bottom w:val="none" w:sz="0" w:space="0" w:color="auto"/>
        <w:right w:val="none" w:sz="0" w:space="0" w:color="auto"/>
      </w:divBdr>
    </w:div>
    <w:div w:id="1192693062">
      <w:bodyDiv w:val="1"/>
      <w:marLeft w:val="0"/>
      <w:marRight w:val="0"/>
      <w:marTop w:val="0"/>
      <w:marBottom w:val="0"/>
      <w:divBdr>
        <w:top w:val="none" w:sz="0" w:space="0" w:color="auto"/>
        <w:left w:val="none" w:sz="0" w:space="0" w:color="auto"/>
        <w:bottom w:val="none" w:sz="0" w:space="0" w:color="auto"/>
        <w:right w:val="none" w:sz="0" w:space="0" w:color="auto"/>
      </w:divBdr>
    </w:div>
    <w:div w:id="1207063272">
      <w:bodyDiv w:val="1"/>
      <w:marLeft w:val="0"/>
      <w:marRight w:val="0"/>
      <w:marTop w:val="0"/>
      <w:marBottom w:val="0"/>
      <w:divBdr>
        <w:top w:val="none" w:sz="0" w:space="0" w:color="auto"/>
        <w:left w:val="none" w:sz="0" w:space="0" w:color="auto"/>
        <w:bottom w:val="none" w:sz="0" w:space="0" w:color="auto"/>
        <w:right w:val="none" w:sz="0" w:space="0" w:color="auto"/>
      </w:divBdr>
    </w:div>
    <w:div w:id="1276213731">
      <w:bodyDiv w:val="1"/>
      <w:marLeft w:val="0"/>
      <w:marRight w:val="0"/>
      <w:marTop w:val="0"/>
      <w:marBottom w:val="0"/>
      <w:divBdr>
        <w:top w:val="none" w:sz="0" w:space="0" w:color="auto"/>
        <w:left w:val="none" w:sz="0" w:space="0" w:color="auto"/>
        <w:bottom w:val="none" w:sz="0" w:space="0" w:color="auto"/>
        <w:right w:val="none" w:sz="0" w:space="0" w:color="auto"/>
      </w:divBdr>
    </w:div>
    <w:div w:id="1303072042">
      <w:bodyDiv w:val="1"/>
      <w:marLeft w:val="0"/>
      <w:marRight w:val="0"/>
      <w:marTop w:val="0"/>
      <w:marBottom w:val="0"/>
      <w:divBdr>
        <w:top w:val="none" w:sz="0" w:space="0" w:color="auto"/>
        <w:left w:val="none" w:sz="0" w:space="0" w:color="auto"/>
        <w:bottom w:val="none" w:sz="0" w:space="0" w:color="auto"/>
        <w:right w:val="none" w:sz="0" w:space="0" w:color="auto"/>
      </w:divBdr>
    </w:div>
    <w:div w:id="1316642911">
      <w:bodyDiv w:val="1"/>
      <w:marLeft w:val="0"/>
      <w:marRight w:val="0"/>
      <w:marTop w:val="0"/>
      <w:marBottom w:val="0"/>
      <w:divBdr>
        <w:top w:val="none" w:sz="0" w:space="0" w:color="auto"/>
        <w:left w:val="none" w:sz="0" w:space="0" w:color="auto"/>
        <w:bottom w:val="none" w:sz="0" w:space="0" w:color="auto"/>
        <w:right w:val="none" w:sz="0" w:space="0" w:color="auto"/>
      </w:divBdr>
    </w:div>
    <w:div w:id="1332370264">
      <w:bodyDiv w:val="1"/>
      <w:marLeft w:val="0"/>
      <w:marRight w:val="0"/>
      <w:marTop w:val="0"/>
      <w:marBottom w:val="0"/>
      <w:divBdr>
        <w:top w:val="none" w:sz="0" w:space="0" w:color="auto"/>
        <w:left w:val="none" w:sz="0" w:space="0" w:color="auto"/>
        <w:bottom w:val="none" w:sz="0" w:space="0" w:color="auto"/>
        <w:right w:val="none" w:sz="0" w:space="0" w:color="auto"/>
      </w:divBdr>
    </w:div>
    <w:div w:id="1356345875">
      <w:bodyDiv w:val="1"/>
      <w:marLeft w:val="0"/>
      <w:marRight w:val="0"/>
      <w:marTop w:val="0"/>
      <w:marBottom w:val="0"/>
      <w:divBdr>
        <w:top w:val="none" w:sz="0" w:space="0" w:color="auto"/>
        <w:left w:val="none" w:sz="0" w:space="0" w:color="auto"/>
        <w:bottom w:val="none" w:sz="0" w:space="0" w:color="auto"/>
        <w:right w:val="none" w:sz="0" w:space="0" w:color="auto"/>
      </w:divBdr>
    </w:div>
    <w:div w:id="1361276896">
      <w:bodyDiv w:val="1"/>
      <w:marLeft w:val="0"/>
      <w:marRight w:val="0"/>
      <w:marTop w:val="0"/>
      <w:marBottom w:val="0"/>
      <w:divBdr>
        <w:top w:val="none" w:sz="0" w:space="0" w:color="auto"/>
        <w:left w:val="none" w:sz="0" w:space="0" w:color="auto"/>
        <w:bottom w:val="none" w:sz="0" w:space="0" w:color="auto"/>
        <w:right w:val="none" w:sz="0" w:space="0" w:color="auto"/>
      </w:divBdr>
    </w:div>
    <w:div w:id="1373726085">
      <w:bodyDiv w:val="1"/>
      <w:marLeft w:val="0"/>
      <w:marRight w:val="0"/>
      <w:marTop w:val="0"/>
      <w:marBottom w:val="0"/>
      <w:divBdr>
        <w:top w:val="none" w:sz="0" w:space="0" w:color="auto"/>
        <w:left w:val="none" w:sz="0" w:space="0" w:color="auto"/>
        <w:bottom w:val="none" w:sz="0" w:space="0" w:color="auto"/>
        <w:right w:val="none" w:sz="0" w:space="0" w:color="auto"/>
      </w:divBdr>
    </w:div>
    <w:div w:id="1384065715">
      <w:bodyDiv w:val="1"/>
      <w:marLeft w:val="0"/>
      <w:marRight w:val="0"/>
      <w:marTop w:val="0"/>
      <w:marBottom w:val="0"/>
      <w:divBdr>
        <w:top w:val="none" w:sz="0" w:space="0" w:color="auto"/>
        <w:left w:val="none" w:sz="0" w:space="0" w:color="auto"/>
        <w:bottom w:val="none" w:sz="0" w:space="0" w:color="auto"/>
        <w:right w:val="none" w:sz="0" w:space="0" w:color="auto"/>
      </w:divBdr>
      <w:divsChild>
        <w:div w:id="1603028808">
          <w:marLeft w:val="0"/>
          <w:marRight w:val="0"/>
          <w:marTop w:val="0"/>
          <w:marBottom w:val="0"/>
          <w:divBdr>
            <w:top w:val="single" w:sz="6" w:space="0" w:color="E3E3E3"/>
            <w:left w:val="single" w:sz="6" w:space="0" w:color="E3E3E3"/>
            <w:bottom w:val="single" w:sz="6" w:space="11" w:color="E3E3E3"/>
            <w:right w:val="single" w:sz="6" w:space="0" w:color="E3E3E3"/>
          </w:divBdr>
          <w:divsChild>
            <w:div w:id="1555922942">
              <w:marLeft w:val="0"/>
              <w:marRight w:val="0"/>
              <w:marTop w:val="0"/>
              <w:marBottom w:val="0"/>
              <w:divBdr>
                <w:top w:val="none" w:sz="0" w:space="0" w:color="auto"/>
                <w:left w:val="none" w:sz="0" w:space="0" w:color="auto"/>
                <w:bottom w:val="none" w:sz="0" w:space="0" w:color="auto"/>
                <w:right w:val="none" w:sz="0" w:space="0" w:color="auto"/>
              </w:divBdr>
              <w:divsChild>
                <w:div w:id="1388451030">
                  <w:marLeft w:val="0"/>
                  <w:marRight w:val="0"/>
                  <w:marTop w:val="0"/>
                  <w:marBottom w:val="0"/>
                  <w:divBdr>
                    <w:top w:val="none" w:sz="0" w:space="0" w:color="auto"/>
                    <w:left w:val="none" w:sz="0" w:space="0" w:color="auto"/>
                    <w:bottom w:val="none" w:sz="0" w:space="0" w:color="auto"/>
                    <w:right w:val="none" w:sz="0" w:space="0" w:color="auto"/>
                  </w:divBdr>
                </w:div>
                <w:div w:id="19148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5966">
          <w:marLeft w:val="0"/>
          <w:marRight w:val="0"/>
          <w:marTop w:val="0"/>
          <w:marBottom w:val="0"/>
          <w:divBdr>
            <w:top w:val="single" w:sz="6" w:space="0" w:color="E3E3E3"/>
            <w:left w:val="single" w:sz="6" w:space="0" w:color="E3E3E3"/>
            <w:bottom w:val="single" w:sz="6" w:space="0" w:color="E3E3E3"/>
            <w:right w:val="single" w:sz="6" w:space="0" w:color="E3E3E3"/>
          </w:divBdr>
          <w:divsChild>
            <w:div w:id="620191976">
              <w:marLeft w:val="0"/>
              <w:marRight w:val="0"/>
              <w:marTop w:val="0"/>
              <w:marBottom w:val="0"/>
              <w:divBdr>
                <w:top w:val="none" w:sz="0" w:space="0" w:color="auto"/>
                <w:left w:val="none" w:sz="0" w:space="0" w:color="auto"/>
                <w:bottom w:val="none" w:sz="0" w:space="0" w:color="auto"/>
                <w:right w:val="none" w:sz="0" w:space="0" w:color="auto"/>
              </w:divBdr>
              <w:divsChild>
                <w:div w:id="720910674">
                  <w:marLeft w:val="360"/>
                  <w:marRight w:val="-300"/>
                  <w:marTop w:val="0"/>
                  <w:marBottom w:val="0"/>
                  <w:divBdr>
                    <w:top w:val="none" w:sz="0" w:space="0" w:color="auto"/>
                    <w:left w:val="none" w:sz="0" w:space="0" w:color="auto"/>
                    <w:bottom w:val="none" w:sz="0" w:space="0" w:color="auto"/>
                    <w:right w:val="none" w:sz="0" w:space="0" w:color="auto"/>
                  </w:divBdr>
                </w:div>
              </w:divsChild>
            </w:div>
            <w:div w:id="1062026466">
              <w:marLeft w:val="0"/>
              <w:marRight w:val="135"/>
              <w:marTop w:val="0"/>
              <w:marBottom w:val="0"/>
              <w:divBdr>
                <w:top w:val="none" w:sz="0" w:space="0" w:color="auto"/>
                <w:left w:val="none" w:sz="0" w:space="0" w:color="auto"/>
                <w:bottom w:val="none" w:sz="0" w:space="0" w:color="auto"/>
                <w:right w:val="none" w:sz="0" w:space="0" w:color="auto"/>
              </w:divBdr>
              <w:divsChild>
                <w:div w:id="1843625517">
                  <w:marLeft w:val="0"/>
                  <w:marRight w:val="0"/>
                  <w:marTop w:val="0"/>
                  <w:marBottom w:val="0"/>
                  <w:divBdr>
                    <w:top w:val="none" w:sz="0" w:space="0" w:color="auto"/>
                    <w:left w:val="none" w:sz="0" w:space="0" w:color="auto"/>
                    <w:bottom w:val="none" w:sz="0" w:space="0" w:color="auto"/>
                    <w:right w:val="none" w:sz="0" w:space="0" w:color="auto"/>
                  </w:divBdr>
                  <w:divsChild>
                    <w:div w:id="1542327039">
                      <w:marLeft w:val="90"/>
                      <w:marRight w:val="0"/>
                      <w:marTop w:val="0"/>
                      <w:marBottom w:val="0"/>
                      <w:divBdr>
                        <w:top w:val="none" w:sz="0" w:space="0" w:color="auto"/>
                        <w:left w:val="none" w:sz="0" w:space="0" w:color="auto"/>
                        <w:bottom w:val="none" w:sz="0" w:space="0" w:color="auto"/>
                        <w:right w:val="none" w:sz="0" w:space="0" w:color="auto"/>
                      </w:divBdr>
                      <w:divsChild>
                        <w:div w:id="1989162911">
                          <w:marLeft w:val="0"/>
                          <w:marRight w:val="0"/>
                          <w:marTop w:val="0"/>
                          <w:marBottom w:val="0"/>
                          <w:divBdr>
                            <w:top w:val="none" w:sz="0" w:space="0" w:color="auto"/>
                            <w:left w:val="none" w:sz="0" w:space="0" w:color="auto"/>
                            <w:bottom w:val="none" w:sz="0" w:space="0" w:color="auto"/>
                            <w:right w:val="none" w:sz="0" w:space="0" w:color="auto"/>
                          </w:divBdr>
                          <w:divsChild>
                            <w:div w:id="445390990">
                              <w:marLeft w:val="0"/>
                              <w:marRight w:val="0"/>
                              <w:marTop w:val="0"/>
                              <w:marBottom w:val="0"/>
                              <w:divBdr>
                                <w:top w:val="none" w:sz="0" w:space="0" w:color="auto"/>
                                <w:left w:val="none" w:sz="0" w:space="0" w:color="auto"/>
                                <w:bottom w:val="none" w:sz="0" w:space="0" w:color="auto"/>
                                <w:right w:val="none" w:sz="0" w:space="0" w:color="auto"/>
                              </w:divBdr>
                              <w:divsChild>
                                <w:div w:id="222834165">
                                  <w:marLeft w:val="0"/>
                                  <w:marRight w:val="0"/>
                                  <w:marTop w:val="0"/>
                                  <w:marBottom w:val="0"/>
                                  <w:divBdr>
                                    <w:top w:val="none" w:sz="0" w:space="0" w:color="auto"/>
                                    <w:left w:val="none" w:sz="0" w:space="0" w:color="auto"/>
                                    <w:bottom w:val="none" w:sz="0" w:space="0" w:color="auto"/>
                                    <w:right w:val="none" w:sz="0" w:space="0" w:color="auto"/>
                                  </w:divBdr>
                                  <w:divsChild>
                                    <w:div w:id="10805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415018">
              <w:marLeft w:val="0"/>
              <w:marRight w:val="0"/>
              <w:marTop w:val="0"/>
              <w:marBottom w:val="0"/>
              <w:divBdr>
                <w:top w:val="none" w:sz="0" w:space="0" w:color="auto"/>
                <w:left w:val="none" w:sz="0" w:space="0" w:color="auto"/>
                <w:bottom w:val="none" w:sz="0" w:space="0" w:color="auto"/>
                <w:right w:val="none" w:sz="0" w:space="0" w:color="auto"/>
              </w:divBdr>
              <w:divsChild>
                <w:div w:id="670566966">
                  <w:marLeft w:val="0"/>
                  <w:marRight w:val="0"/>
                  <w:marTop w:val="0"/>
                  <w:marBottom w:val="0"/>
                  <w:divBdr>
                    <w:top w:val="none" w:sz="0" w:space="0" w:color="auto"/>
                    <w:left w:val="none" w:sz="0" w:space="0" w:color="auto"/>
                    <w:bottom w:val="none" w:sz="0" w:space="0" w:color="auto"/>
                    <w:right w:val="none" w:sz="0" w:space="0" w:color="auto"/>
                  </w:divBdr>
                  <w:divsChild>
                    <w:div w:id="118023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866562">
      <w:bodyDiv w:val="1"/>
      <w:marLeft w:val="0"/>
      <w:marRight w:val="0"/>
      <w:marTop w:val="0"/>
      <w:marBottom w:val="0"/>
      <w:divBdr>
        <w:top w:val="none" w:sz="0" w:space="0" w:color="auto"/>
        <w:left w:val="none" w:sz="0" w:space="0" w:color="auto"/>
        <w:bottom w:val="none" w:sz="0" w:space="0" w:color="auto"/>
        <w:right w:val="none" w:sz="0" w:space="0" w:color="auto"/>
      </w:divBdr>
    </w:div>
    <w:div w:id="1413162460">
      <w:bodyDiv w:val="1"/>
      <w:marLeft w:val="0"/>
      <w:marRight w:val="0"/>
      <w:marTop w:val="0"/>
      <w:marBottom w:val="0"/>
      <w:divBdr>
        <w:top w:val="none" w:sz="0" w:space="0" w:color="auto"/>
        <w:left w:val="none" w:sz="0" w:space="0" w:color="auto"/>
        <w:bottom w:val="none" w:sz="0" w:space="0" w:color="auto"/>
        <w:right w:val="none" w:sz="0" w:space="0" w:color="auto"/>
      </w:divBdr>
    </w:div>
    <w:div w:id="1498616938">
      <w:bodyDiv w:val="1"/>
      <w:marLeft w:val="0"/>
      <w:marRight w:val="0"/>
      <w:marTop w:val="0"/>
      <w:marBottom w:val="0"/>
      <w:divBdr>
        <w:top w:val="none" w:sz="0" w:space="0" w:color="auto"/>
        <w:left w:val="none" w:sz="0" w:space="0" w:color="auto"/>
        <w:bottom w:val="none" w:sz="0" w:space="0" w:color="auto"/>
        <w:right w:val="none" w:sz="0" w:space="0" w:color="auto"/>
      </w:divBdr>
    </w:div>
    <w:div w:id="1508591631">
      <w:bodyDiv w:val="1"/>
      <w:marLeft w:val="0"/>
      <w:marRight w:val="0"/>
      <w:marTop w:val="0"/>
      <w:marBottom w:val="0"/>
      <w:divBdr>
        <w:top w:val="none" w:sz="0" w:space="0" w:color="auto"/>
        <w:left w:val="none" w:sz="0" w:space="0" w:color="auto"/>
        <w:bottom w:val="none" w:sz="0" w:space="0" w:color="auto"/>
        <w:right w:val="none" w:sz="0" w:space="0" w:color="auto"/>
      </w:divBdr>
    </w:div>
    <w:div w:id="1512253165">
      <w:bodyDiv w:val="1"/>
      <w:marLeft w:val="0"/>
      <w:marRight w:val="0"/>
      <w:marTop w:val="0"/>
      <w:marBottom w:val="0"/>
      <w:divBdr>
        <w:top w:val="none" w:sz="0" w:space="0" w:color="auto"/>
        <w:left w:val="none" w:sz="0" w:space="0" w:color="auto"/>
        <w:bottom w:val="none" w:sz="0" w:space="0" w:color="auto"/>
        <w:right w:val="none" w:sz="0" w:space="0" w:color="auto"/>
      </w:divBdr>
    </w:div>
    <w:div w:id="1553156297">
      <w:bodyDiv w:val="1"/>
      <w:marLeft w:val="0"/>
      <w:marRight w:val="0"/>
      <w:marTop w:val="0"/>
      <w:marBottom w:val="0"/>
      <w:divBdr>
        <w:top w:val="none" w:sz="0" w:space="0" w:color="auto"/>
        <w:left w:val="none" w:sz="0" w:space="0" w:color="auto"/>
        <w:bottom w:val="none" w:sz="0" w:space="0" w:color="auto"/>
        <w:right w:val="none" w:sz="0" w:space="0" w:color="auto"/>
      </w:divBdr>
    </w:div>
    <w:div w:id="1560634003">
      <w:bodyDiv w:val="1"/>
      <w:marLeft w:val="0"/>
      <w:marRight w:val="0"/>
      <w:marTop w:val="0"/>
      <w:marBottom w:val="0"/>
      <w:divBdr>
        <w:top w:val="none" w:sz="0" w:space="0" w:color="auto"/>
        <w:left w:val="none" w:sz="0" w:space="0" w:color="auto"/>
        <w:bottom w:val="none" w:sz="0" w:space="0" w:color="auto"/>
        <w:right w:val="none" w:sz="0" w:space="0" w:color="auto"/>
      </w:divBdr>
    </w:div>
    <w:div w:id="1583686774">
      <w:bodyDiv w:val="1"/>
      <w:marLeft w:val="0"/>
      <w:marRight w:val="0"/>
      <w:marTop w:val="0"/>
      <w:marBottom w:val="0"/>
      <w:divBdr>
        <w:top w:val="none" w:sz="0" w:space="0" w:color="auto"/>
        <w:left w:val="none" w:sz="0" w:space="0" w:color="auto"/>
        <w:bottom w:val="none" w:sz="0" w:space="0" w:color="auto"/>
        <w:right w:val="none" w:sz="0" w:space="0" w:color="auto"/>
      </w:divBdr>
    </w:div>
    <w:div w:id="1598169374">
      <w:bodyDiv w:val="1"/>
      <w:marLeft w:val="0"/>
      <w:marRight w:val="0"/>
      <w:marTop w:val="0"/>
      <w:marBottom w:val="0"/>
      <w:divBdr>
        <w:top w:val="none" w:sz="0" w:space="0" w:color="auto"/>
        <w:left w:val="none" w:sz="0" w:space="0" w:color="auto"/>
        <w:bottom w:val="none" w:sz="0" w:space="0" w:color="auto"/>
        <w:right w:val="none" w:sz="0" w:space="0" w:color="auto"/>
      </w:divBdr>
    </w:div>
    <w:div w:id="1598364005">
      <w:bodyDiv w:val="1"/>
      <w:marLeft w:val="0"/>
      <w:marRight w:val="0"/>
      <w:marTop w:val="0"/>
      <w:marBottom w:val="0"/>
      <w:divBdr>
        <w:top w:val="none" w:sz="0" w:space="0" w:color="auto"/>
        <w:left w:val="none" w:sz="0" w:space="0" w:color="auto"/>
        <w:bottom w:val="none" w:sz="0" w:space="0" w:color="auto"/>
        <w:right w:val="none" w:sz="0" w:space="0" w:color="auto"/>
      </w:divBdr>
    </w:div>
    <w:div w:id="1620993538">
      <w:bodyDiv w:val="1"/>
      <w:marLeft w:val="0"/>
      <w:marRight w:val="0"/>
      <w:marTop w:val="0"/>
      <w:marBottom w:val="0"/>
      <w:divBdr>
        <w:top w:val="none" w:sz="0" w:space="0" w:color="auto"/>
        <w:left w:val="none" w:sz="0" w:space="0" w:color="auto"/>
        <w:bottom w:val="none" w:sz="0" w:space="0" w:color="auto"/>
        <w:right w:val="none" w:sz="0" w:space="0" w:color="auto"/>
      </w:divBdr>
    </w:div>
    <w:div w:id="1631015373">
      <w:bodyDiv w:val="1"/>
      <w:marLeft w:val="0"/>
      <w:marRight w:val="0"/>
      <w:marTop w:val="0"/>
      <w:marBottom w:val="0"/>
      <w:divBdr>
        <w:top w:val="none" w:sz="0" w:space="0" w:color="auto"/>
        <w:left w:val="none" w:sz="0" w:space="0" w:color="auto"/>
        <w:bottom w:val="none" w:sz="0" w:space="0" w:color="auto"/>
        <w:right w:val="none" w:sz="0" w:space="0" w:color="auto"/>
      </w:divBdr>
    </w:div>
    <w:div w:id="1674526729">
      <w:bodyDiv w:val="1"/>
      <w:marLeft w:val="0"/>
      <w:marRight w:val="0"/>
      <w:marTop w:val="0"/>
      <w:marBottom w:val="0"/>
      <w:divBdr>
        <w:top w:val="none" w:sz="0" w:space="0" w:color="auto"/>
        <w:left w:val="none" w:sz="0" w:space="0" w:color="auto"/>
        <w:bottom w:val="none" w:sz="0" w:space="0" w:color="auto"/>
        <w:right w:val="none" w:sz="0" w:space="0" w:color="auto"/>
      </w:divBdr>
      <w:divsChild>
        <w:div w:id="513812752">
          <w:marLeft w:val="0"/>
          <w:marRight w:val="0"/>
          <w:marTop w:val="0"/>
          <w:marBottom w:val="0"/>
          <w:divBdr>
            <w:top w:val="none" w:sz="0" w:space="0" w:color="auto"/>
            <w:left w:val="none" w:sz="0" w:space="0" w:color="auto"/>
            <w:bottom w:val="none" w:sz="0" w:space="0" w:color="auto"/>
            <w:right w:val="none" w:sz="0" w:space="0" w:color="auto"/>
          </w:divBdr>
          <w:divsChild>
            <w:div w:id="749274540">
              <w:marLeft w:val="0"/>
              <w:marRight w:val="0"/>
              <w:marTop w:val="0"/>
              <w:marBottom w:val="0"/>
              <w:divBdr>
                <w:top w:val="none" w:sz="0" w:space="0" w:color="auto"/>
                <w:left w:val="none" w:sz="0" w:space="0" w:color="auto"/>
                <w:bottom w:val="none" w:sz="0" w:space="0" w:color="auto"/>
                <w:right w:val="none" w:sz="0" w:space="0" w:color="auto"/>
              </w:divBdr>
            </w:div>
            <w:div w:id="17366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8206">
      <w:bodyDiv w:val="1"/>
      <w:marLeft w:val="0"/>
      <w:marRight w:val="0"/>
      <w:marTop w:val="0"/>
      <w:marBottom w:val="0"/>
      <w:divBdr>
        <w:top w:val="none" w:sz="0" w:space="0" w:color="auto"/>
        <w:left w:val="none" w:sz="0" w:space="0" w:color="auto"/>
        <w:bottom w:val="none" w:sz="0" w:space="0" w:color="auto"/>
        <w:right w:val="none" w:sz="0" w:space="0" w:color="auto"/>
      </w:divBdr>
    </w:div>
    <w:div w:id="1716347437">
      <w:bodyDiv w:val="1"/>
      <w:marLeft w:val="0"/>
      <w:marRight w:val="0"/>
      <w:marTop w:val="0"/>
      <w:marBottom w:val="0"/>
      <w:divBdr>
        <w:top w:val="none" w:sz="0" w:space="0" w:color="auto"/>
        <w:left w:val="none" w:sz="0" w:space="0" w:color="auto"/>
        <w:bottom w:val="none" w:sz="0" w:space="0" w:color="auto"/>
        <w:right w:val="none" w:sz="0" w:space="0" w:color="auto"/>
      </w:divBdr>
    </w:div>
    <w:div w:id="1716853880">
      <w:bodyDiv w:val="1"/>
      <w:marLeft w:val="0"/>
      <w:marRight w:val="0"/>
      <w:marTop w:val="0"/>
      <w:marBottom w:val="0"/>
      <w:divBdr>
        <w:top w:val="none" w:sz="0" w:space="0" w:color="auto"/>
        <w:left w:val="none" w:sz="0" w:space="0" w:color="auto"/>
        <w:bottom w:val="none" w:sz="0" w:space="0" w:color="auto"/>
        <w:right w:val="none" w:sz="0" w:space="0" w:color="auto"/>
      </w:divBdr>
    </w:div>
    <w:div w:id="1730618203">
      <w:bodyDiv w:val="1"/>
      <w:marLeft w:val="0"/>
      <w:marRight w:val="0"/>
      <w:marTop w:val="0"/>
      <w:marBottom w:val="0"/>
      <w:divBdr>
        <w:top w:val="none" w:sz="0" w:space="0" w:color="auto"/>
        <w:left w:val="none" w:sz="0" w:space="0" w:color="auto"/>
        <w:bottom w:val="none" w:sz="0" w:space="0" w:color="auto"/>
        <w:right w:val="none" w:sz="0" w:space="0" w:color="auto"/>
      </w:divBdr>
    </w:div>
    <w:div w:id="1735666426">
      <w:bodyDiv w:val="1"/>
      <w:marLeft w:val="0"/>
      <w:marRight w:val="0"/>
      <w:marTop w:val="0"/>
      <w:marBottom w:val="0"/>
      <w:divBdr>
        <w:top w:val="none" w:sz="0" w:space="0" w:color="auto"/>
        <w:left w:val="none" w:sz="0" w:space="0" w:color="auto"/>
        <w:bottom w:val="none" w:sz="0" w:space="0" w:color="auto"/>
        <w:right w:val="none" w:sz="0" w:space="0" w:color="auto"/>
      </w:divBdr>
    </w:div>
    <w:div w:id="1742799396">
      <w:bodyDiv w:val="1"/>
      <w:marLeft w:val="0"/>
      <w:marRight w:val="0"/>
      <w:marTop w:val="0"/>
      <w:marBottom w:val="0"/>
      <w:divBdr>
        <w:top w:val="none" w:sz="0" w:space="0" w:color="auto"/>
        <w:left w:val="none" w:sz="0" w:space="0" w:color="auto"/>
        <w:bottom w:val="none" w:sz="0" w:space="0" w:color="auto"/>
        <w:right w:val="none" w:sz="0" w:space="0" w:color="auto"/>
      </w:divBdr>
    </w:div>
    <w:div w:id="1743410904">
      <w:bodyDiv w:val="1"/>
      <w:marLeft w:val="0"/>
      <w:marRight w:val="0"/>
      <w:marTop w:val="0"/>
      <w:marBottom w:val="0"/>
      <w:divBdr>
        <w:top w:val="none" w:sz="0" w:space="0" w:color="auto"/>
        <w:left w:val="none" w:sz="0" w:space="0" w:color="auto"/>
        <w:bottom w:val="none" w:sz="0" w:space="0" w:color="auto"/>
        <w:right w:val="none" w:sz="0" w:space="0" w:color="auto"/>
      </w:divBdr>
    </w:div>
    <w:div w:id="1758206682">
      <w:bodyDiv w:val="1"/>
      <w:marLeft w:val="0"/>
      <w:marRight w:val="0"/>
      <w:marTop w:val="0"/>
      <w:marBottom w:val="0"/>
      <w:divBdr>
        <w:top w:val="none" w:sz="0" w:space="0" w:color="auto"/>
        <w:left w:val="none" w:sz="0" w:space="0" w:color="auto"/>
        <w:bottom w:val="none" w:sz="0" w:space="0" w:color="auto"/>
        <w:right w:val="none" w:sz="0" w:space="0" w:color="auto"/>
      </w:divBdr>
    </w:div>
    <w:div w:id="1773427355">
      <w:bodyDiv w:val="1"/>
      <w:marLeft w:val="0"/>
      <w:marRight w:val="0"/>
      <w:marTop w:val="0"/>
      <w:marBottom w:val="0"/>
      <w:divBdr>
        <w:top w:val="none" w:sz="0" w:space="0" w:color="auto"/>
        <w:left w:val="none" w:sz="0" w:space="0" w:color="auto"/>
        <w:bottom w:val="none" w:sz="0" w:space="0" w:color="auto"/>
        <w:right w:val="none" w:sz="0" w:space="0" w:color="auto"/>
      </w:divBdr>
    </w:div>
    <w:div w:id="1791512389">
      <w:bodyDiv w:val="1"/>
      <w:marLeft w:val="0"/>
      <w:marRight w:val="0"/>
      <w:marTop w:val="0"/>
      <w:marBottom w:val="0"/>
      <w:divBdr>
        <w:top w:val="none" w:sz="0" w:space="0" w:color="auto"/>
        <w:left w:val="none" w:sz="0" w:space="0" w:color="auto"/>
        <w:bottom w:val="none" w:sz="0" w:space="0" w:color="auto"/>
        <w:right w:val="none" w:sz="0" w:space="0" w:color="auto"/>
      </w:divBdr>
    </w:div>
    <w:div w:id="1792629951">
      <w:bodyDiv w:val="1"/>
      <w:marLeft w:val="0"/>
      <w:marRight w:val="0"/>
      <w:marTop w:val="0"/>
      <w:marBottom w:val="0"/>
      <w:divBdr>
        <w:top w:val="none" w:sz="0" w:space="0" w:color="auto"/>
        <w:left w:val="none" w:sz="0" w:space="0" w:color="auto"/>
        <w:bottom w:val="none" w:sz="0" w:space="0" w:color="auto"/>
        <w:right w:val="none" w:sz="0" w:space="0" w:color="auto"/>
      </w:divBdr>
    </w:div>
    <w:div w:id="1862162760">
      <w:bodyDiv w:val="1"/>
      <w:marLeft w:val="0"/>
      <w:marRight w:val="0"/>
      <w:marTop w:val="0"/>
      <w:marBottom w:val="0"/>
      <w:divBdr>
        <w:top w:val="none" w:sz="0" w:space="0" w:color="auto"/>
        <w:left w:val="none" w:sz="0" w:space="0" w:color="auto"/>
        <w:bottom w:val="none" w:sz="0" w:space="0" w:color="auto"/>
        <w:right w:val="none" w:sz="0" w:space="0" w:color="auto"/>
      </w:divBdr>
    </w:div>
    <w:div w:id="1889800169">
      <w:bodyDiv w:val="1"/>
      <w:marLeft w:val="0"/>
      <w:marRight w:val="0"/>
      <w:marTop w:val="0"/>
      <w:marBottom w:val="0"/>
      <w:divBdr>
        <w:top w:val="none" w:sz="0" w:space="0" w:color="auto"/>
        <w:left w:val="none" w:sz="0" w:space="0" w:color="auto"/>
        <w:bottom w:val="none" w:sz="0" w:space="0" w:color="auto"/>
        <w:right w:val="none" w:sz="0" w:space="0" w:color="auto"/>
      </w:divBdr>
    </w:div>
    <w:div w:id="1934389278">
      <w:bodyDiv w:val="1"/>
      <w:marLeft w:val="0"/>
      <w:marRight w:val="0"/>
      <w:marTop w:val="0"/>
      <w:marBottom w:val="0"/>
      <w:divBdr>
        <w:top w:val="none" w:sz="0" w:space="0" w:color="auto"/>
        <w:left w:val="none" w:sz="0" w:space="0" w:color="auto"/>
        <w:bottom w:val="none" w:sz="0" w:space="0" w:color="auto"/>
        <w:right w:val="none" w:sz="0" w:space="0" w:color="auto"/>
      </w:divBdr>
    </w:div>
    <w:div w:id="1942951019">
      <w:bodyDiv w:val="1"/>
      <w:marLeft w:val="0"/>
      <w:marRight w:val="0"/>
      <w:marTop w:val="0"/>
      <w:marBottom w:val="0"/>
      <w:divBdr>
        <w:top w:val="none" w:sz="0" w:space="0" w:color="auto"/>
        <w:left w:val="none" w:sz="0" w:space="0" w:color="auto"/>
        <w:bottom w:val="none" w:sz="0" w:space="0" w:color="auto"/>
        <w:right w:val="none" w:sz="0" w:space="0" w:color="auto"/>
      </w:divBdr>
    </w:div>
    <w:div w:id="1952742083">
      <w:bodyDiv w:val="1"/>
      <w:marLeft w:val="0"/>
      <w:marRight w:val="0"/>
      <w:marTop w:val="0"/>
      <w:marBottom w:val="0"/>
      <w:divBdr>
        <w:top w:val="none" w:sz="0" w:space="0" w:color="auto"/>
        <w:left w:val="none" w:sz="0" w:space="0" w:color="auto"/>
        <w:bottom w:val="none" w:sz="0" w:space="0" w:color="auto"/>
        <w:right w:val="none" w:sz="0" w:space="0" w:color="auto"/>
      </w:divBdr>
    </w:div>
    <w:div w:id="1971283730">
      <w:bodyDiv w:val="1"/>
      <w:marLeft w:val="0"/>
      <w:marRight w:val="0"/>
      <w:marTop w:val="0"/>
      <w:marBottom w:val="0"/>
      <w:divBdr>
        <w:top w:val="none" w:sz="0" w:space="0" w:color="auto"/>
        <w:left w:val="none" w:sz="0" w:space="0" w:color="auto"/>
        <w:bottom w:val="none" w:sz="0" w:space="0" w:color="auto"/>
        <w:right w:val="none" w:sz="0" w:space="0" w:color="auto"/>
      </w:divBdr>
    </w:div>
    <w:div w:id="1981615354">
      <w:bodyDiv w:val="1"/>
      <w:marLeft w:val="0"/>
      <w:marRight w:val="0"/>
      <w:marTop w:val="0"/>
      <w:marBottom w:val="0"/>
      <w:divBdr>
        <w:top w:val="none" w:sz="0" w:space="0" w:color="auto"/>
        <w:left w:val="none" w:sz="0" w:space="0" w:color="auto"/>
        <w:bottom w:val="none" w:sz="0" w:space="0" w:color="auto"/>
        <w:right w:val="none" w:sz="0" w:space="0" w:color="auto"/>
      </w:divBdr>
    </w:div>
    <w:div w:id="1983657944">
      <w:bodyDiv w:val="1"/>
      <w:marLeft w:val="0"/>
      <w:marRight w:val="0"/>
      <w:marTop w:val="0"/>
      <w:marBottom w:val="0"/>
      <w:divBdr>
        <w:top w:val="none" w:sz="0" w:space="0" w:color="auto"/>
        <w:left w:val="none" w:sz="0" w:space="0" w:color="auto"/>
        <w:bottom w:val="none" w:sz="0" w:space="0" w:color="auto"/>
        <w:right w:val="none" w:sz="0" w:space="0" w:color="auto"/>
      </w:divBdr>
    </w:div>
    <w:div w:id="2002734854">
      <w:bodyDiv w:val="1"/>
      <w:marLeft w:val="0"/>
      <w:marRight w:val="0"/>
      <w:marTop w:val="0"/>
      <w:marBottom w:val="0"/>
      <w:divBdr>
        <w:top w:val="none" w:sz="0" w:space="0" w:color="auto"/>
        <w:left w:val="none" w:sz="0" w:space="0" w:color="auto"/>
        <w:bottom w:val="none" w:sz="0" w:space="0" w:color="auto"/>
        <w:right w:val="none" w:sz="0" w:space="0" w:color="auto"/>
      </w:divBdr>
    </w:div>
    <w:div w:id="2003462855">
      <w:bodyDiv w:val="1"/>
      <w:marLeft w:val="0"/>
      <w:marRight w:val="0"/>
      <w:marTop w:val="0"/>
      <w:marBottom w:val="0"/>
      <w:divBdr>
        <w:top w:val="none" w:sz="0" w:space="0" w:color="auto"/>
        <w:left w:val="none" w:sz="0" w:space="0" w:color="auto"/>
        <w:bottom w:val="none" w:sz="0" w:space="0" w:color="auto"/>
        <w:right w:val="none" w:sz="0" w:space="0" w:color="auto"/>
      </w:divBdr>
    </w:div>
    <w:div w:id="2003728124">
      <w:bodyDiv w:val="1"/>
      <w:marLeft w:val="0"/>
      <w:marRight w:val="0"/>
      <w:marTop w:val="0"/>
      <w:marBottom w:val="0"/>
      <w:divBdr>
        <w:top w:val="none" w:sz="0" w:space="0" w:color="auto"/>
        <w:left w:val="none" w:sz="0" w:space="0" w:color="auto"/>
        <w:bottom w:val="none" w:sz="0" w:space="0" w:color="auto"/>
        <w:right w:val="none" w:sz="0" w:space="0" w:color="auto"/>
      </w:divBdr>
    </w:div>
    <w:div w:id="2033458063">
      <w:bodyDiv w:val="1"/>
      <w:marLeft w:val="0"/>
      <w:marRight w:val="0"/>
      <w:marTop w:val="0"/>
      <w:marBottom w:val="0"/>
      <w:divBdr>
        <w:top w:val="none" w:sz="0" w:space="0" w:color="auto"/>
        <w:left w:val="none" w:sz="0" w:space="0" w:color="auto"/>
        <w:bottom w:val="none" w:sz="0" w:space="0" w:color="auto"/>
        <w:right w:val="none" w:sz="0" w:space="0" w:color="auto"/>
      </w:divBdr>
    </w:div>
    <w:div w:id="2055276943">
      <w:bodyDiv w:val="1"/>
      <w:marLeft w:val="0"/>
      <w:marRight w:val="0"/>
      <w:marTop w:val="0"/>
      <w:marBottom w:val="0"/>
      <w:divBdr>
        <w:top w:val="none" w:sz="0" w:space="0" w:color="auto"/>
        <w:left w:val="none" w:sz="0" w:space="0" w:color="auto"/>
        <w:bottom w:val="none" w:sz="0" w:space="0" w:color="auto"/>
        <w:right w:val="none" w:sz="0" w:space="0" w:color="auto"/>
      </w:divBdr>
    </w:div>
    <w:div w:id="2062973072">
      <w:bodyDiv w:val="1"/>
      <w:marLeft w:val="0"/>
      <w:marRight w:val="0"/>
      <w:marTop w:val="0"/>
      <w:marBottom w:val="0"/>
      <w:divBdr>
        <w:top w:val="none" w:sz="0" w:space="0" w:color="auto"/>
        <w:left w:val="none" w:sz="0" w:space="0" w:color="auto"/>
        <w:bottom w:val="none" w:sz="0" w:space="0" w:color="auto"/>
        <w:right w:val="none" w:sz="0" w:space="0" w:color="auto"/>
      </w:divBdr>
    </w:div>
    <w:div w:id="2071809787">
      <w:bodyDiv w:val="1"/>
      <w:marLeft w:val="0"/>
      <w:marRight w:val="0"/>
      <w:marTop w:val="0"/>
      <w:marBottom w:val="0"/>
      <w:divBdr>
        <w:top w:val="none" w:sz="0" w:space="0" w:color="auto"/>
        <w:left w:val="none" w:sz="0" w:space="0" w:color="auto"/>
        <w:bottom w:val="none" w:sz="0" w:space="0" w:color="auto"/>
        <w:right w:val="none" w:sz="0" w:space="0" w:color="auto"/>
      </w:divBdr>
    </w:div>
    <w:div w:id="2115439818">
      <w:bodyDiv w:val="1"/>
      <w:marLeft w:val="0"/>
      <w:marRight w:val="0"/>
      <w:marTop w:val="0"/>
      <w:marBottom w:val="0"/>
      <w:divBdr>
        <w:top w:val="none" w:sz="0" w:space="0" w:color="auto"/>
        <w:left w:val="none" w:sz="0" w:space="0" w:color="auto"/>
        <w:bottom w:val="none" w:sz="0" w:space="0" w:color="auto"/>
        <w:right w:val="none" w:sz="0" w:space="0" w:color="auto"/>
      </w:divBdr>
    </w:div>
    <w:div w:id="2120486357">
      <w:bodyDiv w:val="1"/>
      <w:marLeft w:val="0"/>
      <w:marRight w:val="0"/>
      <w:marTop w:val="0"/>
      <w:marBottom w:val="0"/>
      <w:divBdr>
        <w:top w:val="none" w:sz="0" w:space="0" w:color="auto"/>
        <w:left w:val="none" w:sz="0" w:space="0" w:color="auto"/>
        <w:bottom w:val="none" w:sz="0" w:space="0" w:color="auto"/>
        <w:right w:val="none" w:sz="0" w:space="0" w:color="auto"/>
      </w:divBdr>
    </w:div>
    <w:div w:id="2126270791">
      <w:bodyDiv w:val="1"/>
      <w:marLeft w:val="0"/>
      <w:marRight w:val="0"/>
      <w:marTop w:val="0"/>
      <w:marBottom w:val="0"/>
      <w:divBdr>
        <w:top w:val="none" w:sz="0" w:space="0" w:color="auto"/>
        <w:left w:val="none" w:sz="0" w:space="0" w:color="auto"/>
        <w:bottom w:val="none" w:sz="0" w:space="0" w:color="auto"/>
        <w:right w:val="none" w:sz="0" w:space="0" w:color="auto"/>
      </w:divBdr>
    </w:div>
    <w:div w:id="213116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image" Target="media/image6.png"/><Relationship Id="rId21" Type="http://schemas.openxmlformats.org/officeDocument/2006/relationships/hyperlink" Target="https://sces.es/rbt3rb" TargetMode="External"/><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sces.es/rbt3rb"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no_reply@xxx.xx" TargetMode="External"/><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8.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sces.es/rbt3rb"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3" ma:contentTypeDescription="Crear nuevo documento." ma:contentTypeScope="" ma:versionID="a17de5e01bdb47f7b200c332df5b54e9">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ea183883f3b2578df9ce5e7a6de3450d"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FFF00-FE6D-4DB5-A09B-A924917D7E18}">
  <ds:schemaRefs>
    <ds:schemaRef ds:uri="http://schemas.microsoft.com/office/2006/metadata/properties"/>
    <ds:schemaRef ds:uri="http://schemas.microsoft.com/office/infopath/2007/PartnerControls"/>
    <ds:schemaRef ds:uri="cad9aaec-6c83-478b-9d16-7f9c8554b596"/>
  </ds:schemaRefs>
</ds:datastoreItem>
</file>

<file path=customXml/itemProps2.xml><?xml version="1.0" encoding="utf-8"?>
<ds:datastoreItem xmlns:ds="http://schemas.openxmlformats.org/officeDocument/2006/customXml" ds:itemID="{E6819D0A-7EBD-4769-BFC3-6A362728B55D}"/>
</file>

<file path=customXml/itemProps3.xml><?xml version="1.0" encoding="utf-8"?>
<ds:datastoreItem xmlns:ds="http://schemas.openxmlformats.org/officeDocument/2006/customXml" ds:itemID="{85F1EC46-C862-4396-93AD-F35977BAA295}">
  <ds:schemaRefs>
    <ds:schemaRef ds:uri="http://schemas.microsoft.com/sharepoint/v3/contenttype/forms"/>
  </ds:schemaRefs>
</ds:datastoreItem>
</file>

<file path=customXml/itemProps4.xml><?xml version="1.0" encoding="utf-8"?>
<ds:datastoreItem xmlns:ds="http://schemas.openxmlformats.org/officeDocument/2006/customXml" ds:itemID="{391FEF1D-BF92-4E78-AFE5-BC312282D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2830</Words>
  <Characters>15565</Characters>
  <Application>Microsoft Office Word</Application>
  <DocSecurity>0</DocSecurity>
  <Lines>129</Lines>
  <Paragraphs>36</Paragraphs>
  <ScaleCrop>false</ScaleCrop>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Delgado Ramos Dario</dc:creator>
  <cp:keywords/>
  <dc:description/>
  <cp:lastModifiedBy>Rodriguez Martinez Beatriz</cp:lastModifiedBy>
  <cp:revision>2</cp:revision>
  <cp:lastPrinted>2021-06-01T17:47:00Z</cp:lastPrinted>
  <dcterms:created xsi:type="dcterms:W3CDTF">2026-03-17T12:21:00Z</dcterms:created>
  <dcterms:modified xsi:type="dcterms:W3CDTF">2026-03-17T12:21:00Z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MSIP_Label_3c41c091-3cbc-4dba-8b59-ce62f19500db_Enabled">
    <vt:lpwstr>true</vt:lpwstr>
  </property>
  <property fmtid="{D5CDD505-2E9C-101B-9397-08002B2CF9AE}" pid="4" name="MSIP_Label_3c41c091-3cbc-4dba-8b59-ce62f19500db_SetDate">
    <vt:lpwstr>2022-01-14T11:04:08Z</vt:lpwstr>
  </property>
  <property fmtid="{D5CDD505-2E9C-101B-9397-08002B2CF9AE}" pid="5" name="MSIP_Label_3c41c091-3cbc-4dba-8b59-ce62f19500db_Method">
    <vt:lpwstr>Privileged</vt:lpwstr>
  </property>
  <property fmtid="{D5CDD505-2E9C-101B-9397-08002B2CF9AE}" pid="6" name="MSIP_Label_3c41c091-3cbc-4dba-8b59-ce62f19500db_Name">
    <vt:lpwstr>Confidential_0_1</vt:lpwstr>
  </property>
  <property fmtid="{D5CDD505-2E9C-101B-9397-08002B2CF9AE}" pid="7" name="MSIP_Label_3c41c091-3cbc-4dba-8b59-ce62f19500db_SiteId">
    <vt:lpwstr>35595a02-4d6d-44ac-99e1-f9ab4cd872db</vt:lpwstr>
  </property>
  <property fmtid="{D5CDD505-2E9C-101B-9397-08002B2CF9AE}" pid="8" name="MSIP_Label_3c41c091-3cbc-4dba-8b59-ce62f19500db_ActionId">
    <vt:lpwstr>f49e6e41-7e1f-4307-9c36-2f9ba90cdf30</vt:lpwstr>
  </property>
  <property fmtid="{D5CDD505-2E9C-101B-9397-08002B2CF9AE}" pid="9" name="MSIP_Label_3c41c091-3cbc-4dba-8b59-ce62f19500db_ContentBits">
    <vt:lpwstr>1</vt:lpwstr>
  </property>
</Properties>
</file>